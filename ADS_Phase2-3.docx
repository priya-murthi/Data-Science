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line="240" w:lineRule="auto"/>
        <w:ind w:left="1195"/>
        <w:jc w:val="center"/>
        <w:rPr>
          <w:sz w:val="52"/>
          <w:szCs w:val="52"/>
        </w:rPr>
      </w:pPr>
      <w:r>
        <w:rPr>
          <w:rFonts w:ascii="Arial" w:hAnsi="Arial" w:cs="Arial"/>
          <w:b/>
          <w:bCs/>
          <w:color w:val="273239"/>
          <w:sz w:val="72"/>
          <w:szCs w:val="72"/>
          <w:u w:val="single"/>
          <w:shd w:val="clear" w:fill="FFFFFF"/>
          <w:lang w:val="en-US"/>
        </w:rPr>
        <w:t>C</w:t>
      </w:r>
      <w:r>
        <w:rPr>
          <w:rFonts w:ascii="Arial" w:hAnsi="Arial" w:cs="Arial"/>
          <w:b/>
          <w:bCs/>
          <w:color w:val="273239"/>
          <w:sz w:val="52"/>
          <w:szCs w:val="52"/>
          <w:u w:val="single"/>
          <w:shd w:val="clear" w:fill="FFFFFF"/>
          <w:lang w:val="en-US"/>
        </w:rPr>
        <w:t xml:space="preserve">OVID-19 VACCINE ANALYSIS </w:t>
      </w:r>
    </w:p>
    <w:p>
      <w:pPr>
        <w:pStyle w:val="11"/>
        <w:keepNext w:val="0"/>
        <w:keepLines w:val="0"/>
        <w:widowControl/>
        <w:suppressLineNumbers w:val="0"/>
        <w:shd w:val="clear" w:fill="FFFFFF"/>
        <w:spacing w:after="0" w:afterAutospacing="0" w:line="240" w:lineRule="auto"/>
        <w:jc w:val="both"/>
        <w:rPr>
          <w:sz w:val="52"/>
          <w:szCs w:val="52"/>
        </w:rPr>
      </w:pPr>
    </w:p>
    <w:p>
      <w:pPr>
        <w:pStyle w:val="11"/>
        <w:keepNext w:val="0"/>
        <w:keepLines w:val="0"/>
        <w:widowControl/>
        <w:suppressLineNumbers w:val="0"/>
        <w:shd w:val="clear" w:fill="FFFFFF"/>
        <w:spacing w:after="0" w:afterAutospacing="0" w:line="240" w:lineRule="auto"/>
        <w:jc w:val="center"/>
        <w:rPr>
          <w:sz w:val="52"/>
          <w:szCs w:val="52"/>
        </w:rPr>
      </w:pPr>
      <w:bookmarkStart w:id="29" w:name="_GoBack"/>
      <w:bookmarkEnd w:id="29"/>
      <w:r>
        <w:rPr>
          <w:rFonts w:hint="default" w:ascii="Arial" w:hAnsi="Arial" w:cs="Arial"/>
          <w:b/>
          <w:bCs/>
          <w:color w:val="273239"/>
          <w:sz w:val="52"/>
          <w:szCs w:val="52"/>
          <w:u w:val="single"/>
          <w:shd w:val="clear" w:fill="FFFFFF"/>
          <w:lang w:val="en-US"/>
        </w:rPr>
        <w:t xml:space="preserve">PYTHON FILE </w:t>
      </w:r>
    </w:p>
    <w:p>
      <w:pPr>
        <w:pStyle w:val="11"/>
        <w:keepNext w:val="0"/>
        <w:keepLines w:val="0"/>
        <w:widowControl/>
        <w:suppressLineNumbers w:val="0"/>
        <w:shd w:val="clear" w:fill="FFFFFF"/>
        <w:spacing w:after="0" w:afterAutospacing="0" w:line="240" w:lineRule="auto"/>
        <w:jc w:val="both"/>
        <w:rPr>
          <w:sz w:val="52"/>
          <w:szCs w:val="52"/>
        </w:rPr>
      </w:pPr>
    </w:p>
    <w:p>
      <w:pPr>
        <w:spacing w:after="200" w:line="276" w:lineRule="auto"/>
        <w:rPr>
          <w:rFonts w:ascii="Calibri" w:hAnsi="Calibri" w:eastAsia="Calibri" w:cs="SimSun"/>
          <w:sz w:val="72"/>
          <w:szCs w:val="72"/>
          <w:lang w:val="en-US" w:eastAsia="en-US" w:bidi="ar-SA"/>
        </w:rPr>
      </w:pPr>
      <w:r>
        <w:rPr>
          <w:rFonts w:ascii="Calibri" w:hAnsi="Calibri" w:eastAsia="Calibri" w:cs="SimSun"/>
          <w:sz w:val="96"/>
          <w:szCs w:val="96"/>
          <w:lang w:val="en-US" w:eastAsia="en-US" w:bidi="ar-SA"/>
        </w:rPr>
        <w:t>L</w:t>
      </w:r>
      <w:r>
        <w:rPr>
          <w:rFonts w:ascii="Calibri" w:hAnsi="Calibri" w:eastAsia="Calibri" w:cs="SimSun"/>
          <w:sz w:val="72"/>
          <w:szCs w:val="72"/>
          <w:lang w:val="en-US" w:eastAsia="en-US" w:bidi="ar-SA"/>
        </w:rPr>
        <w:t>ibraries:</w:t>
      </w:r>
    </w:p>
    <w:p>
      <w:pPr>
        <w:spacing w:after="200" w:line="276" w:lineRule="auto"/>
        <w:rPr>
          <w:rFonts w:ascii="Arial" w:hAnsi="Arial" w:eastAsia="Calibri" w:cs="Arial"/>
          <w:color w:val="273239"/>
          <w:spacing w:val="2"/>
          <w:sz w:val="26"/>
          <w:szCs w:val="26"/>
          <w:shd w:val="clear" w:color="auto" w:fill="FFFFFF"/>
          <w:lang w:val="en-US" w:eastAsia="en-US" w:bidi="ar-SA"/>
        </w:rPr>
      </w:pPr>
      <w:r>
        <w:rPr>
          <w:rFonts w:ascii="Calibri" w:hAnsi="Calibri" w:eastAsia="Calibri" w:cs="SimSun"/>
          <w:sz w:val="72"/>
          <w:szCs w:val="72"/>
          <w:lang w:val="en-US" w:eastAsia="en-US" w:bidi="ar-SA"/>
        </w:rPr>
        <w:t xml:space="preserve">         </w:t>
      </w:r>
      <w:r>
        <w:rPr>
          <w:rFonts w:ascii="Arial" w:hAnsi="Arial" w:eastAsia="Calibri" w:cs="Arial"/>
          <w:color w:val="273239"/>
          <w:spacing w:val="2"/>
          <w:sz w:val="26"/>
          <w:szCs w:val="26"/>
          <w:shd w:val="clear" w:color="auto" w:fill="FFFFFF"/>
          <w:lang w:val="en-US" w:eastAsia="en-US" w:bidi="ar-SA"/>
        </w:rPr>
        <w:t>The Python Standard Library contains the exact syntax, semantics, and tokens of Python.there are more libraries in python.</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TensorFlow: </w:t>
      </w:r>
      <w:r>
        <w:rPr>
          <w:rFonts w:ascii="Arial" w:hAnsi="Arial" w:cs="Arial"/>
          <w:color w:val="273239"/>
          <w:spacing w:val="2"/>
          <w:sz w:val="26"/>
          <w:szCs w:val="26"/>
          <w:lang w:val="en-US" w:eastAsia="en-US" w:bidi="ar-SA"/>
        </w:rPr>
        <w:t>This library was developed by Google in collaboration with the Brain Team. It is an open-source library used for high-level computations. It is also used in machine learning and deep learning algorithms. It contains a large number of tensor operations. Researchers also use this Python library to solve complex computations in Mathematics and Physics.</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Matplotlib: </w:t>
      </w:r>
      <w:r>
        <w:rPr>
          <w:rFonts w:ascii="Arial" w:hAnsi="Arial" w:cs="Arial"/>
          <w:color w:val="273239"/>
          <w:spacing w:val="2"/>
          <w:sz w:val="26"/>
          <w:szCs w:val="26"/>
          <w:lang w:val="en-US" w:eastAsia="en-US" w:bidi="ar-SA"/>
        </w:rPr>
        <w:t>This library is responsible for plotting numerical data. And that’s why it is used in data analysis. It is also an open-source library and plots high-defined figures like pie charts, histograms, scatterplots, graphs, etc.</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Pandas: </w:t>
      </w:r>
      <w:r>
        <w:rPr>
          <w:rFonts w:ascii="Arial" w:hAnsi="Arial" w:cs="Arial"/>
          <w:color w:val="273239"/>
          <w:spacing w:val="2"/>
          <w:sz w:val="26"/>
          <w:szCs w:val="26"/>
          <w:lang w:val="en-US" w:eastAsia="en-US" w:bidi="ar-SA"/>
        </w:rPr>
        <w:t>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Numpy: </w:t>
      </w:r>
      <w:r>
        <w:rPr>
          <w:rFonts w:ascii="Arial" w:hAnsi="Arial" w:cs="Arial"/>
          <w:color w:val="273239"/>
          <w:spacing w:val="2"/>
          <w:sz w:val="26"/>
          <w:szCs w:val="26"/>
          <w:lang w:val="en-US" w:eastAsia="en-US" w:bidi="ar-SA"/>
        </w:rPr>
        <w:t>The name “Numpy” stands for “Numerical Python”. It is the commonly used library. It is a popular machine learning library that supports large matrices and multi-dimensional data. It consists of in-built mathematical functions for easy computations. Even libraries like TensorFlow use Numpy internally to perform several operations on tensors. Array Interface is one of the key features of this library.</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SciPy: </w:t>
      </w:r>
      <w:r>
        <w:rPr>
          <w:rFonts w:ascii="Arial" w:hAnsi="Arial" w:cs="Arial"/>
          <w:color w:val="273239"/>
          <w:spacing w:val="2"/>
          <w:sz w:val="26"/>
          <w:szCs w:val="26"/>
          <w:lang w:val="en-US" w:eastAsia="en-US" w:bidi="ar-SA"/>
        </w:rPr>
        <w:t>The name “SciPy” stands for “Scientific Python”. It is an open-source     library used for high-level scientific computations. This library is built over an extension of Numpy. It works with Numpy to handle complex computations. While Numpy allows sorting and indexing of array data, the numerical data code is stored in SciPy. It is also widely used by application developers and engineers.</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Scrapy: </w:t>
      </w:r>
      <w:r>
        <w:rPr>
          <w:rFonts w:ascii="Arial" w:hAnsi="Arial" w:cs="Arial"/>
          <w:color w:val="273239"/>
          <w:spacing w:val="2"/>
          <w:sz w:val="26"/>
          <w:szCs w:val="26"/>
          <w:lang w:val="en-US" w:eastAsia="en-US" w:bidi="ar-SA"/>
        </w:rPr>
        <w:t>It is an open-source library that is used for extracting data from websites. It provides very fast web crawling and high-level screen scraping. It can also be used for data mining and automated testing of data.</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Scikit-learn: </w:t>
      </w:r>
      <w:r>
        <w:rPr>
          <w:rFonts w:ascii="Arial" w:hAnsi="Arial" w:cs="Arial"/>
          <w:color w:val="273239"/>
          <w:spacing w:val="2"/>
          <w:sz w:val="26"/>
          <w:szCs w:val="26"/>
          <w:lang w:val="en-US" w:eastAsia="en-US" w:bidi="ar-SA"/>
        </w:rPr>
        <w:t>It is a famous Python library to work with complex data. Scikit-learn is an open-source library that supports machine learning. It supports variously supervised and unsupervised algorithms like linear regression, classification, clustering, etc. This library works in association with Numpy and SciPy.</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PyGame: </w:t>
      </w:r>
      <w:r>
        <w:rPr>
          <w:rFonts w:ascii="Arial" w:hAnsi="Arial" w:cs="Arial"/>
          <w:color w:val="273239"/>
          <w:spacing w:val="2"/>
          <w:sz w:val="26"/>
          <w:szCs w:val="26"/>
          <w:lang w:val="en-US" w:eastAsia="en-US" w:bidi="ar-SA"/>
        </w:rPr>
        <w:t>This library provides an easy interface to the Standard Directmedia Library (SDL) platform-independent graphics, audio, and input libraries. It is used for developing video games using computer graphics and audio libraries along with Python programming language.</w:t>
      </w:r>
    </w:p>
    <w:p>
      <w:pPr>
        <w:numPr>
          <w:ilvl w:val="0"/>
          <w:numId w:val="1"/>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PyTorch: </w:t>
      </w:r>
      <w:r>
        <w:rPr>
          <w:rFonts w:ascii="Arial" w:hAnsi="Arial" w:cs="Arial"/>
          <w:color w:val="273239"/>
          <w:spacing w:val="2"/>
          <w:sz w:val="26"/>
          <w:szCs w:val="26"/>
          <w:lang w:val="en-US" w:eastAsia="en-US" w:bidi="ar-SA"/>
        </w:rPr>
        <w:t>PyTorch is the largest machine learning library that optimizes tensor computations. It has rich APIs to perform tensor computations with strong GPU acceleration. It also helps to solve application issues related to neural networks.</w:t>
      </w:r>
    </w:p>
    <w:p>
      <w:pPr>
        <w:numPr>
          <w:ilvl w:val="0"/>
          <w:numId w:val="1"/>
        </w:numPr>
        <w:shd w:val="clear" w:color="auto" w:fill="FFFFFF"/>
        <w:spacing w:after="0" w:line="240" w:lineRule="auto"/>
        <w:ind w:left="360" w:leftChars="0" w:hanging="360" w:firstLineChars="0"/>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26"/>
          <w:szCs w:val="22"/>
          <w:lang w:val="en-US" w:eastAsia="en-US" w:bidi="ar-SA"/>
        </w:rPr>
        <w:t>PyBrain: </w:t>
      </w:r>
      <w:r>
        <w:rPr>
          <w:rFonts w:ascii="Arial" w:hAnsi="Arial" w:cs="Arial"/>
          <w:color w:val="273239"/>
          <w:spacing w:val="2"/>
          <w:sz w:val="26"/>
          <w:szCs w:val="26"/>
          <w:lang w:val="en-US" w:eastAsia="en-US" w:bidi="ar-SA"/>
        </w:rPr>
        <w:t>The name “PyBrain” stands for Python Based Reinforcement Learning, Artificial Intelligence, and Neural Networks library. It is an open-source library built for beginners in the field of Machine Learning. It provides fast and easy-to-use algorithms for machine learning tasks. It is so flexible and easily understandable and that’s why is really helpful for developers that are new in research fields.</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p>
    <w:p>
      <w:pPr>
        <w:shd w:val="clear" w:color="auto" w:fill="FFFFFF"/>
        <w:spacing w:after="150" w:line="240" w:lineRule="auto"/>
        <w:jc w:val="both"/>
        <w:textAlignment w:val="baseline"/>
        <w:rPr>
          <w:rFonts w:ascii="Arial" w:hAnsi="Arial" w:cs="Arial"/>
          <w:color w:val="273239"/>
          <w:spacing w:val="2"/>
          <w:sz w:val="56"/>
          <w:szCs w:val="56"/>
          <w:lang w:val="en-US" w:eastAsia="en-US" w:bidi="ar-SA"/>
        </w:rPr>
      </w:pPr>
      <w:r>
        <w:rPr>
          <w:rFonts w:ascii="Arial" w:hAnsi="Arial" w:cs="Arial"/>
          <w:color w:val="273239"/>
          <w:spacing w:val="2"/>
          <w:sz w:val="56"/>
          <w:szCs w:val="56"/>
          <w:lang w:val="en-US" w:eastAsia="en-US" w:bidi="ar-SA"/>
        </w:rPr>
        <w:t>Data Cleaning</w:t>
      </w:r>
    </w:p>
    <w:p>
      <w:pPr>
        <w:shd w:val="clear" w:color="auto" w:fill="FFFFFF"/>
        <w:spacing w:before="0" w:beforeAutospacing="0" w:after="0" w:afterAutospacing="0" w:line="240" w:lineRule="auto"/>
        <w:jc w:val="both"/>
        <w:textAlignment w:val="baseline"/>
        <w:rPr>
          <w:rFonts w:ascii="Arial" w:hAnsi="Arial" w:cs="Arial"/>
          <w:color w:val="273239"/>
          <w:spacing w:val="2"/>
          <w:sz w:val="26"/>
          <w:szCs w:val="26"/>
          <w:lang w:val="en-US" w:eastAsia="en-US" w:bidi="ar-SA"/>
        </w:rPr>
      </w:pPr>
      <w:r>
        <w:rPr>
          <w:rFonts w:ascii="Arial" w:hAnsi="Arial" w:cs="Arial"/>
          <w:b/>
          <w:bCs/>
          <w:color w:val="273239"/>
          <w:spacing w:val="2"/>
          <w:sz w:val="52"/>
          <w:szCs w:val="52"/>
          <w:shd w:val="clear" w:color="auto" w:fill="FFFFFF"/>
          <w:lang w:val="en-US" w:eastAsia="en-US" w:bidi="ar-SA"/>
        </w:rPr>
        <w:t xml:space="preserve">             </w:t>
      </w:r>
      <w:r>
        <w:rPr>
          <w:rFonts w:ascii="Arial" w:hAnsi="Arial" w:cs="Arial"/>
          <w:b/>
          <w:bCs/>
          <w:color w:val="273239"/>
          <w:spacing w:val="2"/>
          <w:sz w:val="26"/>
          <w:szCs w:val="26"/>
          <w:lang w:val="en-US" w:eastAsia="en-US" w:bidi="ar-SA"/>
        </w:rPr>
        <w:t>Data cleaning</w:t>
      </w:r>
      <w:r>
        <w:rPr>
          <w:rFonts w:ascii="Arial" w:hAnsi="Arial" w:cs="Arial"/>
          <w:color w:val="273239"/>
          <w:spacing w:val="2"/>
          <w:sz w:val="26"/>
          <w:szCs w:val="26"/>
          <w:lang w:val="en-US" w:eastAsia="en-US" w:bidi="ar-SA"/>
        </w:rPr>
        <w:t> is one of the important parts of machine learning. It plays a significant part in building a model. It surely isn’t the fanciest part of machine learning and at the same time, there aren’t any hidden tricks or secrets to uncover. However, the success or failure of a project relies on proper data cleaning. Professional data scientists usually invest a very large portion of their time in this step because of the belief that </w:t>
      </w:r>
      <w:r>
        <w:rPr>
          <w:rFonts w:ascii="Arial" w:hAnsi="Arial" w:cs="Arial"/>
          <w:b/>
          <w:bCs/>
          <w:color w:val="273239"/>
          <w:spacing w:val="2"/>
          <w:sz w:val="26"/>
          <w:szCs w:val="26"/>
          <w:lang w:val="en-US" w:eastAsia="en-US" w:bidi="ar-SA"/>
        </w:rPr>
        <w:t>“Better data beats fancier algorithms”</w:t>
      </w:r>
      <w:r>
        <w:rPr>
          <w:rFonts w:ascii="Arial" w:hAnsi="Arial" w:cs="Arial"/>
          <w:color w:val="273239"/>
          <w:spacing w:val="2"/>
          <w:sz w:val="26"/>
          <w:szCs w:val="26"/>
          <w:lang w:val="en-US" w:eastAsia="en-US" w:bidi="ar-SA"/>
        </w:rPr>
        <w:t>. </w:t>
      </w:r>
    </w:p>
    <w:p>
      <w:pPr>
        <w:shd w:val="clear" w:color="auto" w:fill="FFFFFF"/>
        <w:spacing w:before="0" w:beforeAutospacing="0" w:after="150" w:afterAutospacing="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If we have a well-cleaned dataset, there are chances that we can get achieve good results with simple algorithms also, which can prove very beneficial at times especially in terms of computation when the dataset size is large. Obviously, different types of data will require different types of cleaning. However, this systematic approach can always serve as a good starting point. </w:t>
      </w:r>
    </w:p>
    <w:p>
      <w:pPr>
        <w:shd w:val="clear" w:color="auto" w:fill="FFFFFF"/>
        <w:spacing w:before="360" w:after="360" w:line="240" w:lineRule="auto"/>
        <w:textAlignment w:val="baseline"/>
        <w:outlineLvl w:val="2"/>
        <w:rPr>
          <w:rFonts w:ascii="Arial Black" w:hAnsi="Arial Black" w:cs="Arial Black"/>
          <w:b/>
          <w:bCs/>
          <w:color w:val="273239"/>
          <w:spacing w:val="2"/>
          <w:sz w:val="28"/>
          <w:szCs w:val="28"/>
          <w:lang w:val="en-US" w:eastAsia="en-US" w:bidi="ar-SA"/>
        </w:rPr>
      </w:pPr>
      <w:r>
        <w:rPr>
          <w:rFonts w:ascii="Arial Black" w:hAnsi="Arial Black" w:cs="Arial Black"/>
          <w:b/>
          <w:bCs/>
          <w:color w:val="273239"/>
          <w:spacing w:val="2"/>
          <w:sz w:val="28"/>
          <w:szCs w:val="28"/>
          <w:lang w:val="en-US" w:eastAsia="en-US" w:bidi="ar-SA"/>
        </w:rPr>
        <w:t>The following are the most common steps involved in data cleaning:</w:t>
      </w:r>
    </w:p>
    <w:p>
      <w:pPr>
        <w:spacing w:after="0" w:line="240" w:lineRule="auto"/>
        <w:rPr>
          <w:rFonts w:ascii="Consolas" w:hAnsi="Consolas"/>
          <w:color w:val="273239"/>
          <w:spacing w:val="2"/>
          <w:lang w:val="en-US" w:eastAsia="en-US" w:bidi="ar-SA"/>
        </w:rPr>
      </w:pPr>
      <w:r>
        <w:rPr>
          <w:rFonts w:ascii="Arial" w:hAnsi="Arial" w:eastAsia="Calibri" w:cs="Arial"/>
          <w:b/>
          <w:bCs/>
          <w:color w:val="273239"/>
          <w:spacing w:val="2"/>
          <w:sz w:val="26"/>
          <w:szCs w:val="26"/>
          <w:shd w:val="clear" w:color="auto" w:fill="FFFFFF"/>
          <w:lang w:val="en-US" w:eastAsia="en-US" w:bidi="ar-SA"/>
        </w:rPr>
        <w:t>Data cleaning</w:t>
      </w:r>
      <w:r>
        <w:rPr>
          <w:rFonts w:ascii="Arial" w:hAnsi="Arial" w:eastAsia="Calibri" w:cs="Arial"/>
          <w:color w:val="273239"/>
          <w:spacing w:val="2"/>
          <w:sz w:val="26"/>
          <w:szCs w:val="26"/>
          <w:shd w:val="clear" w:color="auto" w:fill="FFFFFF"/>
          <w:lang w:val="en-US" w:eastAsia="en-US" w:bidi="ar-SA"/>
        </w:rPr>
        <w:t> is one of the important parts of machine learning. It plays a significant part in building a model. It surely isn’t the fanciest part of machine learning and at the same time, there aren’t any hidden tricks or secrets to uncover. However, the success or failure of a project relies on proper data cleaning. Professional data scientists usually invest a very large portion of their time in this step because of the belief that </w:t>
      </w:r>
      <w:r>
        <w:rPr>
          <w:rFonts w:ascii="Arial" w:hAnsi="Arial" w:eastAsia="Calibri" w:cs="Arial"/>
          <w:b/>
          <w:bCs/>
          <w:color w:val="273239"/>
          <w:spacing w:val="2"/>
          <w:sz w:val="26"/>
          <w:szCs w:val="26"/>
          <w:shd w:val="clear" w:color="auto" w:fill="FFFFFF"/>
          <w:lang w:val="en-US" w:eastAsia="en-US" w:bidi="ar-SA"/>
        </w:rPr>
        <w:t>“Better data beats fancier algorithms”</w:t>
      </w:r>
      <w:r>
        <w:rPr>
          <w:rFonts w:ascii="Arial" w:hAnsi="Arial" w:eastAsia="Calibri" w:cs="Arial"/>
          <w:color w:val="273239"/>
          <w:spacing w:val="2"/>
          <w:sz w:val="26"/>
          <w:szCs w:val="26"/>
          <w:shd w:val="clear" w:color="auto" w:fill="FFFFFF"/>
          <w:lang w:val="en-US" w:eastAsia="en-US" w:bidi="ar-SA"/>
        </w:rPr>
        <w:t>. </w:t>
      </w:r>
    </w:p>
    <w:p>
      <w:pPr>
        <w:spacing w:after="0" w:line="240" w:lineRule="auto"/>
        <w:rPr>
          <w:rFonts w:ascii="Courier New" w:hAnsi="Courier New" w:cs="Courier New"/>
          <w:color w:val="273239"/>
          <w:spacing w:val="2"/>
          <w:lang w:val="en-US" w:eastAsia="en-US" w:bidi="ar-SA"/>
        </w:rPr>
      </w:pPr>
    </w:p>
    <w:p>
      <w:pPr>
        <w:spacing w:after="0" w:line="240" w:lineRule="auto"/>
        <w:rPr>
          <w:rFonts w:ascii="Courier New" w:hAnsi="Courier New" w:cs="Courier New"/>
          <w:color w:val="273239"/>
          <w:spacing w:val="2"/>
          <w:lang w:val="en-US" w:eastAsia="en-US" w:bidi="ar-SA"/>
        </w:rPr>
      </w:pPr>
      <w:r>
        <w:rPr>
          <w:rFonts w:ascii="Courier New" w:hAnsi="Courier New" w:cs="Courier New"/>
          <w:color w:val="273239"/>
          <w:spacing w:val="2"/>
          <w:lang w:val="en-US" w:eastAsia="en-US" w:bidi="ar-SA"/>
        </w:rPr>
        <w:t>import</w:t>
      </w:r>
      <w:r>
        <w:rPr>
          <w:rFonts w:ascii="Consolas" w:hAnsi="Consolas"/>
          <w:color w:val="273239"/>
          <w:spacing w:val="2"/>
          <w:lang w:val="en-US" w:eastAsia="en-US" w:bidi="ar-SA"/>
        </w:rPr>
        <w:t xml:space="preserve"> </w:t>
      </w:r>
      <w:r>
        <w:rPr>
          <w:rFonts w:ascii="Courier New" w:hAnsi="Courier New" w:cs="Courier New"/>
          <w:color w:val="273239"/>
          <w:spacing w:val="2"/>
          <w:lang w:val="en-US" w:eastAsia="en-US" w:bidi="ar-SA"/>
        </w:rPr>
        <w:t>pandas as pd</w:t>
      </w:r>
    </w:p>
    <w:p>
      <w:pPr>
        <w:spacing w:after="0" w:line="240" w:lineRule="auto"/>
        <w:rPr>
          <w:rFonts w:ascii="Courier New" w:hAnsi="Courier New" w:cs="Courier New"/>
          <w:color w:val="273239"/>
          <w:spacing w:val="2"/>
          <w:lang w:val="en-US" w:eastAsia="en-US" w:bidi="ar-SA"/>
        </w:rPr>
      </w:pPr>
    </w:p>
    <w:p>
      <w:pPr>
        <w:spacing w:after="0" w:line="240" w:lineRule="auto"/>
        <w:rPr>
          <w:rFonts w:ascii="Consolas" w:hAnsi="Consolas"/>
          <w:color w:val="273239"/>
          <w:spacing w:val="2"/>
          <w:lang w:val="en-US" w:eastAsia="en-US" w:bidi="ar-SA"/>
        </w:rPr>
      </w:pPr>
      <w:r>
        <w:rPr>
          <w:rFonts w:ascii="Courier New" w:hAnsi="Courier New" w:cs="Courier New"/>
          <w:color w:val="273239"/>
          <w:spacing w:val="2"/>
          <w:lang w:val="en-US" w:eastAsia="en-US" w:bidi="ar-SA"/>
        </w:rPr>
        <w:t>import</w:t>
      </w:r>
      <w:r>
        <w:rPr>
          <w:rFonts w:ascii="Consolas" w:hAnsi="Consolas"/>
          <w:color w:val="273239"/>
          <w:spacing w:val="2"/>
          <w:lang w:val="en-US" w:eastAsia="en-US" w:bidi="ar-SA"/>
        </w:rPr>
        <w:t xml:space="preserve"> </w:t>
      </w:r>
      <w:r>
        <w:rPr>
          <w:rFonts w:ascii="Courier New" w:hAnsi="Courier New" w:cs="Courier New"/>
          <w:color w:val="273239"/>
          <w:spacing w:val="2"/>
          <w:lang w:val="en-US" w:eastAsia="en-US" w:bidi="ar-SA"/>
        </w:rPr>
        <w:t>numpy as np</w:t>
      </w:r>
    </w:p>
    <w:p>
      <w:pPr>
        <w:spacing w:after="0" w:line="240" w:lineRule="auto"/>
        <w:rPr>
          <w:rFonts w:ascii="Consolas" w:hAnsi="Consolas"/>
          <w:color w:val="273239"/>
          <w:spacing w:val="2"/>
          <w:lang w:val="en-US" w:eastAsia="en-US" w:bidi="ar-SA"/>
        </w:rPr>
      </w:pPr>
      <w:r>
        <w:rPr>
          <w:rFonts w:ascii="Consolas" w:hAnsi="Consolas"/>
          <w:color w:val="273239"/>
          <w:spacing w:val="2"/>
          <w:lang w:val="en-US" w:eastAsia="en-US" w:bidi="ar-SA"/>
        </w:rPr>
        <w:t> </w:t>
      </w:r>
    </w:p>
    <w:p>
      <w:pPr>
        <w:spacing w:after="0" w:line="240" w:lineRule="auto"/>
        <w:rPr>
          <w:rFonts w:ascii="Consolas" w:hAnsi="Consolas"/>
          <w:color w:val="273239"/>
          <w:spacing w:val="2"/>
          <w:lang w:val="en-US" w:eastAsia="en-US" w:bidi="ar-SA"/>
        </w:rPr>
      </w:pPr>
      <w:r>
        <w:rPr>
          <w:rFonts w:ascii="Courier New" w:hAnsi="Courier New" w:cs="Courier New"/>
          <w:color w:val="273239"/>
          <w:spacing w:val="2"/>
          <w:lang w:val="en-US" w:eastAsia="en-US" w:bidi="ar-SA"/>
        </w:rPr>
        <w:t># Load the datasetdf =</w:t>
      </w:r>
      <w:r>
        <w:rPr>
          <w:rFonts w:ascii="Consolas" w:hAnsi="Consolas"/>
          <w:color w:val="273239"/>
          <w:spacing w:val="2"/>
          <w:lang w:val="en-US" w:eastAsia="en-US" w:bidi="ar-SA"/>
        </w:rPr>
        <w:t xml:space="preserve"> </w:t>
      </w:r>
      <w:r>
        <w:rPr>
          <w:rFonts w:ascii="Courier New" w:hAnsi="Courier New" w:cs="Courier New"/>
          <w:color w:val="273239"/>
          <w:spacing w:val="2"/>
          <w:lang w:val="en-US" w:eastAsia="en-US" w:bidi="ar-SA"/>
        </w:rPr>
        <w:t>pd.read_csv('train.csv')df.head()</w:t>
      </w:r>
    </w:p>
    <w:p>
      <w:pPr>
        <w:shd w:val="clear" w:color="auto" w:fill="FFFFFF"/>
        <w:spacing w:after="0" w:line="240" w:lineRule="auto"/>
        <w:jc w:val="center"/>
        <w:textAlignment w:val="baseline"/>
        <w:rPr>
          <w:rFonts w:ascii="Arial" w:hAnsi="Arial" w:cs="Arial"/>
          <w:color w:val="273239"/>
          <w:spacing w:val="2"/>
          <w:sz w:val="26"/>
          <w:szCs w:val="26"/>
          <w:lang w:val="en-US" w:eastAsia="en-US" w:bidi="ar-SA"/>
        </w:rPr>
      </w:pPr>
    </w:p>
    <w:p>
      <w:pPr>
        <w:shd w:val="clear" w:color="auto" w:fill="FFFFFF"/>
        <w:spacing w:after="0" w:line="240" w:lineRule="auto"/>
        <w:jc w:val="center"/>
        <w:textAlignment w:val="baseline"/>
        <w:rPr>
          <w:rFonts w:ascii="Arial" w:hAnsi="Arial" w:cs="Arial"/>
          <w:color w:val="273239"/>
          <w:spacing w:val="2"/>
          <w:sz w:val="26"/>
          <w:szCs w:val="26"/>
          <w:lang w:val="en-US" w:eastAsia="en-US" w:bidi="ar-SA"/>
        </w:rPr>
      </w:pPr>
    </w:p>
    <w:p>
      <w:pPr>
        <w:shd w:val="clear" w:color="auto" w:fill="FFFFFF"/>
        <w:spacing w:after="0" w:line="240" w:lineRule="auto"/>
        <w:jc w:val="center"/>
        <w:textAlignment w:val="baseline"/>
        <w:rPr>
          <w:rFonts w:ascii="Arial" w:hAnsi="Arial" w:cs="Arial"/>
          <w:color w:val="273239"/>
          <w:spacing w:val="2"/>
          <w:sz w:val="26"/>
          <w:szCs w:val="26"/>
          <w:lang w:val="en-US" w:eastAsia="en-US" w:bidi="ar-SA"/>
        </w:rPr>
      </w:pPr>
      <w:r>
        <w:rPr>
          <w:rFonts w:ascii="Arial" w:hAnsi="Arial" w:eastAsia="Times New Roman" w:cs="Arial"/>
          <w:color w:val="273239"/>
          <w:spacing w:val="2"/>
          <w:sz w:val="26"/>
          <w:szCs w:val="26"/>
        </w:rPr>
        <w:drawing>
          <wp:inline distT="0" distB="0" distL="0" distR="0">
            <wp:extent cx="5354320" cy="3467100"/>
            <wp:effectExtent l="19050" t="0" r="0" b="0"/>
            <wp:docPr id="1026" name="Picture 1" descr="Data Cleaning - Geeksforgeeks"/>
            <wp:cNvGraphicFramePr/>
            <a:graphic xmlns:a="http://schemas.openxmlformats.org/drawingml/2006/main">
              <a:graphicData uri="http://schemas.openxmlformats.org/drawingml/2006/picture">
                <pic:pic xmlns:pic="http://schemas.openxmlformats.org/drawingml/2006/picture">
                  <pic:nvPicPr>
                    <pic:cNvPr id="1026" name="Picture 1" descr="Data Cleaning - Geeksforgeeks"/>
                    <pic:cNvPicPr/>
                  </pic:nvPicPr>
                  <pic:blipFill>
                    <a:blip r:embed="rId4" cstate="print"/>
                    <a:stretch>
                      <a:fillRect/>
                    </a:stretch>
                  </pic:blipFill>
                  <pic:spPr>
                    <a:xfrm>
                      <a:off x="0" y="0"/>
                      <a:ext cx="5354342" cy="3467100"/>
                    </a:xfrm>
                    <a:prstGeom prst="rect">
                      <a:avLst/>
                    </a:prstGeom>
                    <a:ln>
                      <a:noFill/>
                    </a:ln>
                  </pic:spPr>
                </pic:pic>
              </a:graphicData>
            </a:graphic>
          </wp:inline>
        </w:drawing>
      </w:r>
    </w:p>
    <w:p>
      <w:pPr>
        <w:shd w:val="clear" w:color="auto" w:fill="FFFFFF"/>
        <w:spacing w:after="150" w:line="480" w:lineRule="auto"/>
        <w:jc w:val="center"/>
        <w:textAlignment w:val="baseline"/>
        <w:rPr>
          <w:rFonts w:ascii="Arial" w:hAnsi="Arial" w:cs="Arial"/>
          <w:i/>
          <w:iCs/>
          <w:color w:val="273239"/>
          <w:spacing w:val="2"/>
          <w:lang w:val="en-US" w:eastAsia="en-US" w:bidi="ar-SA"/>
        </w:rPr>
      </w:pPr>
      <w:r>
        <w:rPr>
          <w:rFonts w:ascii="Arial" w:hAnsi="Arial" w:cs="Arial"/>
          <w:i/>
          <w:iCs/>
          <w:color w:val="273239"/>
          <w:spacing w:val="2"/>
          <w:lang w:val="en-US" w:eastAsia="en-US" w:bidi="ar-SA"/>
        </w:rPr>
        <w:t>Data Cleaning</w:t>
      </w:r>
    </w:p>
    <w:p>
      <w:pPr>
        <w:spacing w:after="200" w:line="276" w:lineRule="auto"/>
        <w:rPr>
          <w:rFonts w:ascii="Arial" w:hAnsi="Arial" w:eastAsia="Calibri" w:cs="Arial"/>
          <w:b/>
          <w:bCs/>
          <w:color w:val="273239"/>
          <w:spacing w:val="2"/>
          <w:sz w:val="48"/>
          <w:szCs w:val="48"/>
          <w:shd w:val="clear" w:color="auto" w:fill="FFFFFF"/>
          <w:lang w:val="en-US" w:eastAsia="en-US" w:bidi="ar-SA"/>
        </w:rPr>
      </w:pPr>
      <w:r>
        <w:rPr>
          <w:rFonts w:ascii="Arial" w:hAnsi="Arial" w:eastAsia="Calibri" w:cs="Arial"/>
          <w:b/>
          <w:bCs/>
          <w:color w:val="273239"/>
          <w:spacing w:val="2"/>
          <w:sz w:val="48"/>
          <w:szCs w:val="48"/>
          <w:shd w:val="clear" w:color="auto" w:fill="FFFFFF"/>
          <w:lang w:val="en-US" w:eastAsia="en-US" w:bidi="ar-SA"/>
        </w:rPr>
        <w:t xml:space="preserve">Train and test </w:t>
      </w:r>
    </w:p>
    <w:p>
      <w:pPr>
        <w:shd w:val="clear" w:color="auto" w:fill="FFFFFF"/>
        <w:spacing w:before="288" w:beforeAutospacing="0" w:after="288" w:afterAutospacing="0" w:line="240" w:lineRule="auto"/>
        <w:rPr>
          <w:rFonts w:ascii="Verdana" w:hAnsi="Verdana"/>
          <w:color w:val="000000"/>
          <w:sz w:val="23"/>
          <w:szCs w:val="23"/>
          <w:lang w:val="en-US" w:eastAsia="en-US" w:bidi="ar-SA"/>
        </w:rPr>
      </w:pPr>
      <w:r>
        <w:rPr>
          <w:rFonts w:ascii="Arial" w:hAnsi="Arial" w:cs="Arial"/>
          <w:b/>
          <w:bCs/>
          <w:color w:val="273239"/>
          <w:spacing w:val="2"/>
          <w:sz w:val="48"/>
          <w:szCs w:val="48"/>
          <w:shd w:val="clear" w:color="auto" w:fill="FFFFFF"/>
          <w:lang w:val="en-US" w:eastAsia="en-US" w:bidi="ar-SA"/>
        </w:rPr>
        <w:t xml:space="preserve">            </w:t>
      </w:r>
      <w:r>
        <w:rPr>
          <w:rFonts w:ascii="Verdana" w:hAnsi="Verdana"/>
          <w:color w:val="000000"/>
          <w:sz w:val="23"/>
          <w:szCs w:val="23"/>
          <w:lang w:val="en-US" w:eastAsia="en-US" w:bidi="ar-SA"/>
        </w:rPr>
        <w:t>Train/Test is a method to measure the accuracy of your model.</w:t>
      </w:r>
    </w:p>
    <w:p>
      <w:pPr>
        <w:shd w:val="clear" w:color="auto" w:fill="FFFFFF"/>
        <w:spacing w:before="288" w:beforeAutospacing="0" w:after="288" w:afterAutospacing="0" w:line="240" w:lineRule="auto"/>
        <w:rPr>
          <w:rFonts w:ascii="Verdana" w:hAnsi="Verdana"/>
          <w:color w:val="000000"/>
          <w:sz w:val="23"/>
          <w:szCs w:val="23"/>
          <w:lang w:val="en-US" w:eastAsia="en-US" w:bidi="ar-SA"/>
        </w:rPr>
      </w:pPr>
      <w:r>
        <w:rPr>
          <w:rFonts w:ascii="Verdana" w:hAnsi="Verdana"/>
          <w:color w:val="000000"/>
          <w:sz w:val="23"/>
          <w:szCs w:val="23"/>
          <w:lang w:val="en-US" w:eastAsia="en-US" w:bidi="ar-SA"/>
        </w:rPr>
        <w:t>It is called Train/Test because you split the data set into two sets: a training set and a testing set.</w:t>
      </w:r>
    </w:p>
    <w:p>
      <w:pPr>
        <w:shd w:val="clear" w:color="auto" w:fill="FFFFCC"/>
        <w:spacing w:before="240" w:beforeAutospacing="0" w:after="240" w:afterAutospacing="0" w:line="240" w:lineRule="auto"/>
        <w:rPr>
          <w:rFonts w:ascii="Verdana" w:hAnsi="Verdana"/>
          <w:color w:val="000000"/>
          <w:sz w:val="23"/>
          <w:szCs w:val="23"/>
          <w:lang w:val="en-US" w:eastAsia="en-US" w:bidi="ar-SA"/>
        </w:rPr>
      </w:pPr>
      <w:r>
        <w:rPr>
          <w:rFonts w:ascii="Verdana" w:hAnsi="Verdana"/>
          <w:color w:val="000000"/>
          <w:sz w:val="23"/>
          <w:szCs w:val="23"/>
          <w:lang w:val="en-US" w:eastAsia="en-US" w:bidi="ar-SA"/>
        </w:rPr>
        <w:t>80% for training, and 20% for testing.</w:t>
      </w:r>
    </w:p>
    <w:p>
      <w:pPr>
        <w:shd w:val="clear" w:color="auto" w:fill="FFFFFF"/>
        <w:spacing w:before="288" w:beforeAutospacing="0" w:after="288" w:afterAutospacing="0" w:line="240" w:lineRule="auto"/>
        <w:rPr>
          <w:rFonts w:ascii="Verdana" w:hAnsi="Verdana"/>
          <w:color w:val="000000"/>
          <w:sz w:val="23"/>
          <w:szCs w:val="23"/>
          <w:lang w:val="en-US" w:eastAsia="en-US" w:bidi="ar-SA"/>
        </w:rPr>
      </w:pPr>
      <w:r>
        <w:rPr>
          <w:rFonts w:ascii="Verdana" w:hAnsi="Verdana"/>
          <w:color w:val="000000"/>
          <w:sz w:val="23"/>
          <w:szCs w:val="23"/>
          <w:lang w:val="en-US" w:eastAsia="en-US" w:bidi="ar-SA"/>
        </w:rPr>
        <w:t>You </w:t>
      </w:r>
      <w:r>
        <w:rPr>
          <w:rFonts w:ascii="Verdana" w:hAnsi="Verdana"/>
          <w:i/>
          <w:iCs/>
          <w:color w:val="000000"/>
          <w:sz w:val="23"/>
          <w:szCs w:val="23"/>
          <w:lang w:val="en-US" w:eastAsia="en-US" w:bidi="ar-SA"/>
        </w:rPr>
        <w:t>train</w:t>
      </w:r>
      <w:r>
        <w:rPr>
          <w:rFonts w:ascii="Verdana" w:hAnsi="Verdana"/>
          <w:color w:val="000000"/>
          <w:sz w:val="23"/>
          <w:szCs w:val="23"/>
          <w:lang w:val="en-US" w:eastAsia="en-US" w:bidi="ar-SA"/>
        </w:rPr>
        <w:t> the model using the training set.You </w:t>
      </w:r>
      <w:r>
        <w:rPr>
          <w:rFonts w:ascii="Verdana" w:hAnsi="Verdana"/>
          <w:i/>
          <w:iCs/>
          <w:color w:val="000000"/>
          <w:sz w:val="23"/>
          <w:szCs w:val="23"/>
          <w:lang w:val="en-US" w:eastAsia="en-US" w:bidi="ar-SA"/>
        </w:rPr>
        <w:t>test</w:t>
      </w:r>
      <w:r>
        <w:rPr>
          <w:rFonts w:ascii="Verdana" w:hAnsi="Verdana"/>
          <w:color w:val="000000"/>
          <w:sz w:val="23"/>
          <w:szCs w:val="23"/>
          <w:lang w:val="en-US" w:eastAsia="en-US" w:bidi="ar-SA"/>
        </w:rPr>
        <w:t> the model using the testing set.</w:t>
      </w:r>
    </w:p>
    <w:p>
      <w:pPr>
        <w:shd w:val="clear" w:color="auto" w:fill="FFFFCC"/>
        <w:spacing w:before="240" w:beforeAutospacing="0" w:after="240" w:afterAutospacing="0" w:line="240" w:lineRule="auto"/>
        <w:rPr>
          <w:rFonts w:ascii="Verdana" w:hAnsi="Verdana"/>
          <w:color w:val="000000"/>
          <w:sz w:val="23"/>
          <w:szCs w:val="23"/>
          <w:lang w:val="en-US" w:eastAsia="en-US" w:bidi="ar-SA"/>
        </w:rPr>
      </w:pPr>
      <w:r>
        <w:rPr>
          <w:rFonts w:ascii="Verdana" w:hAnsi="Verdana"/>
          <w:i/>
          <w:iCs/>
          <w:color w:val="000000"/>
          <w:sz w:val="23"/>
          <w:szCs w:val="23"/>
          <w:lang w:val="en-US" w:eastAsia="en-US" w:bidi="ar-SA"/>
        </w:rPr>
        <w:t>Train</w:t>
      </w:r>
      <w:r>
        <w:rPr>
          <w:rFonts w:ascii="Verdana" w:hAnsi="Verdana"/>
          <w:color w:val="000000"/>
          <w:sz w:val="23"/>
          <w:szCs w:val="23"/>
          <w:lang w:val="en-US" w:eastAsia="en-US" w:bidi="ar-SA"/>
        </w:rPr>
        <w:t> the model means </w:t>
      </w:r>
      <w:r>
        <w:rPr>
          <w:rFonts w:ascii="Verdana" w:hAnsi="Verdana"/>
          <w:i/>
          <w:iCs/>
          <w:color w:val="000000"/>
          <w:sz w:val="23"/>
          <w:szCs w:val="23"/>
          <w:lang w:val="en-US" w:eastAsia="en-US" w:bidi="ar-SA"/>
        </w:rPr>
        <w:t>create</w:t>
      </w:r>
      <w:r>
        <w:rPr>
          <w:rFonts w:ascii="Verdana" w:hAnsi="Verdana"/>
          <w:color w:val="000000"/>
          <w:sz w:val="23"/>
          <w:szCs w:val="23"/>
          <w:lang w:val="en-US" w:eastAsia="en-US" w:bidi="ar-SA"/>
        </w:rPr>
        <w:t> the model.</w:t>
      </w:r>
    </w:p>
    <w:p>
      <w:pPr>
        <w:shd w:val="clear" w:color="auto" w:fill="FFFFCC"/>
        <w:spacing w:before="240" w:beforeAutospacing="0" w:after="240" w:afterAutospacing="0" w:line="240" w:lineRule="auto"/>
        <w:rPr>
          <w:rFonts w:ascii="Verdana" w:hAnsi="Verdana"/>
          <w:color w:val="000000"/>
          <w:sz w:val="23"/>
          <w:szCs w:val="23"/>
          <w:lang w:val="en-US" w:eastAsia="en-US" w:bidi="ar-SA"/>
        </w:rPr>
      </w:pPr>
      <w:r>
        <w:rPr>
          <w:rFonts w:ascii="Verdana" w:hAnsi="Verdana"/>
          <w:i/>
          <w:iCs/>
          <w:color w:val="000000"/>
          <w:sz w:val="23"/>
          <w:szCs w:val="23"/>
          <w:lang w:val="en-US" w:eastAsia="en-US" w:bidi="ar-SA"/>
        </w:rPr>
        <w:t>Test</w:t>
      </w:r>
      <w:r>
        <w:rPr>
          <w:rFonts w:ascii="Verdana" w:hAnsi="Verdana"/>
          <w:color w:val="000000"/>
          <w:sz w:val="23"/>
          <w:szCs w:val="23"/>
          <w:lang w:val="en-US" w:eastAsia="en-US" w:bidi="ar-SA"/>
        </w:rPr>
        <w:t> the model means test the accuracy of the model.</w:t>
      </w:r>
    </w:p>
    <w:p>
      <w:pPr>
        <w:shd w:val="clear" w:color="auto" w:fill="FFFFFF"/>
        <w:spacing w:after="0" w:line="240" w:lineRule="auto"/>
        <w:rPr>
          <w:rFonts w:ascii="Consolas" w:hAnsi="Consolas"/>
          <w:color w:val="000000"/>
          <w:sz w:val="23"/>
          <w:szCs w:val="22"/>
          <w:lang w:val="en-US" w:eastAsia="en-US" w:bidi="ar-SA"/>
        </w:rPr>
      </w:pPr>
      <w:r>
        <w:rPr>
          <w:rFonts w:ascii="Consolas" w:hAnsi="Consolas"/>
          <w:color w:val="0000CD"/>
          <w:sz w:val="23"/>
          <w:szCs w:val="22"/>
          <w:lang w:val="en-US" w:eastAsia="en-US" w:bidi="ar-SA"/>
        </w:rPr>
        <w:t>import</w:t>
      </w:r>
      <w:r>
        <w:rPr>
          <w:rFonts w:ascii="Consolas" w:hAnsi="Consolas"/>
          <w:color w:val="000000"/>
          <w:sz w:val="23"/>
          <w:szCs w:val="22"/>
          <w:lang w:val="en-US" w:eastAsia="en-US" w:bidi="ar-SA"/>
        </w:rPr>
        <w:t> numpy</w:t>
      </w:r>
      <w:r>
        <w:rPr>
          <w:rFonts w:ascii="Consolas" w:hAnsi="Consolas"/>
          <w:color w:val="000000"/>
          <w:sz w:val="23"/>
          <w:szCs w:val="23"/>
          <w:lang w:val="en-US" w:eastAsia="en-US" w:bidi="ar-SA"/>
        </w:rPr>
        <w:br w:type="textWrapping"/>
      </w:r>
      <w:r>
        <w:rPr>
          <w:rFonts w:ascii="Consolas" w:hAnsi="Consolas"/>
          <w:color w:val="0000CD"/>
          <w:sz w:val="23"/>
          <w:szCs w:val="22"/>
          <w:lang w:val="en-US" w:eastAsia="en-US" w:bidi="ar-SA"/>
        </w:rPr>
        <w:t>import</w:t>
      </w:r>
      <w:r>
        <w:rPr>
          <w:rFonts w:ascii="Consolas" w:hAnsi="Consolas"/>
          <w:color w:val="000000"/>
          <w:sz w:val="23"/>
          <w:szCs w:val="22"/>
          <w:lang w:val="en-US" w:eastAsia="en-US" w:bidi="ar-SA"/>
        </w:rPr>
        <w:t> matplotlib.pyplot </w:t>
      </w:r>
      <w:r>
        <w:rPr>
          <w:rFonts w:ascii="Consolas" w:hAnsi="Consolas"/>
          <w:color w:val="0000CD"/>
          <w:sz w:val="23"/>
          <w:szCs w:val="22"/>
          <w:lang w:val="en-US" w:eastAsia="en-US" w:bidi="ar-SA"/>
        </w:rPr>
        <w:t>as</w:t>
      </w:r>
      <w:r>
        <w:rPr>
          <w:rFonts w:ascii="Consolas" w:hAnsi="Consolas"/>
          <w:color w:val="000000"/>
          <w:sz w:val="23"/>
          <w:szCs w:val="22"/>
          <w:lang w:val="en-US" w:eastAsia="en-US" w:bidi="ar-SA"/>
        </w:rPr>
        <w:t> plt</w:t>
      </w:r>
      <w:r>
        <w:rPr>
          <w:rFonts w:ascii="Consolas" w:hAnsi="Consolas"/>
          <w:color w:val="000000"/>
          <w:sz w:val="23"/>
          <w:szCs w:val="23"/>
          <w:lang w:val="en-US" w:eastAsia="en-US" w:bidi="ar-SA"/>
        </w:rPr>
        <w:br w:type="textWrapping"/>
      </w:r>
      <w:r>
        <w:rPr>
          <w:rFonts w:ascii="Consolas" w:hAnsi="Consolas"/>
          <w:color w:val="000000"/>
          <w:sz w:val="23"/>
          <w:szCs w:val="22"/>
          <w:lang w:val="en-US" w:eastAsia="en-US" w:bidi="ar-SA"/>
        </w:rPr>
        <w:t>numpy.random.seed(</w:t>
      </w:r>
      <w:r>
        <w:rPr>
          <w:rFonts w:ascii="Consolas" w:hAnsi="Consolas"/>
          <w:color w:val="FF0000"/>
          <w:sz w:val="23"/>
          <w:szCs w:val="22"/>
          <w:lang w:val="en-US" w:eastAsia="en-US" w:bidi="ar-SA"/>
        </w:rPr>
        <w:t>2</w:t>
      </w:r>
      <w:r>
        <w:rPr>
          <w:rFonts w:ascii="Consolas" w:hAnsi="Consolas"/>
          <w:color w:val="000000"/>
          <w:sz w:val="23"/>
          <w:szCs w:val="22"/>
          <w:lang w:val="en-US" w:eastAsia="en-US" w:bidi="ar-SA"/>
        </w:rPr>
        <w:t>)</w:t>
      </w:r>
      <w:r>
        <w:rPr>
          <w:rFonts w:ascii="Consolas" w:hAnsi="Consolas"/>
          <w:color w:val="000000"/>
          <w:sz w:val="23"/>
          <w:szCs w:val="23"/>
          <w:lang w:val="en-US" w:eastAsia="en-US" w:bidi="ar-SA"/>
        </w:rPr>
        <w:br w:type="textWrapping"/>
      </w:r>
      <w:r>
        <w:rPr>
          <w:rFonts w:ascii="Consolas" w:hAnsi="Consolas"/>
          <w:color w:val="000000"/>
          <w:sz w:val="23"/>
          <w:szCs w:val="22"/>
          <w:lang w:val="en-US" w:eastAsia="en-US" w:bidi="ar-SA"/>
        </w:rPr>
        <w:t>x = numpy.random.normal(</w:t>
      </w:r>
      <w:r>
        <w:rPr>
          <w:rFonts w:ascii="Consolas" w:hAnsi="Consolas"/>
          <w:color w:val="FF0000"/>
          <w:sz w:val="23"/>
          <w:szCs w:val="22"/>
          <w:lang w:val="en-US" w:eastAsia="en-US" w:bidi="ar-SA"/>
        </w:rPr>
        <w:t>3</w:t>
      </w:r>
      <w:r>
        <w:rPr>
          <w:rFonts w:ascii="Consolas" w:hAnsi="Consolas"/>
          <w:color w:val="000000"/>
          <w:sz w:val="23"/>
          <w:szCs w:val="22"/>
          <w:lang w:val="en-US" w:eastAsia="en-US" w:bidi="ar-SA"/>
        </w:rPr>
        <w:t>, </w:t>
      </w:r>
      <w:r>
        <w:rPr>
          <w:rFonts w:ascii="Consolas" w:hAnsi="Consolas"/>
          <w:color w:val="FF0000"/>
          <w:sz w:val="23"/>
          <w:szCs w:val="22"/>
          <w:lang w:val="en-US" w:eastAsia="en-US" w:bidi="ar-SA"/>
        </w:rPr>
        <w:t>1</w:t>
      </w:r>
      <w:r>
        <w:rPr>
          <w:rFonts w:ascii="Consolas" w:hAnsi="Consolas"/>
          <w:color w:val="000000"/>
          <w:sz w:val="23"/>
          <w:szCs w:val="22"/>
          <w:lang w:val="en-US" w:eastAsia="en-US" w:bidi="ar-SA"/>
        </w:rPr>
        <w:t>, </w:t>
      </w:r>
      <w:r>
        <w:rPr>
          <w:rFonts w:ascii="Consolas" w:hAnsi="Consolas"/>
          <w:color w:val="FF0000"/>
          <w:sz w:val="23"/>
          <w:szCs w:val="22"/>
          <w:lang w:val="en-US" w:eastAsia="en-US" w:bidi="ar-SA"/>
        </w:rPr>
        <w:t>100</w:t>
      </w:r>
      <w:r>
        <w:rPr>
          <w:rFonts w:ascii="Consolas" w:hAnsi="Consolas"/>
          <w:color w:val="000000"/>
          <w:sz w:val="23"/>
          <w:szCs w:val="22"/>
          <w:lang w:val="en-US" w:eastAsia="en-US" w:bidi="ar-SA"/>
        </w:rPr>
        <w:t>)</w:t>
      </w:r>
      <w:r>
        <w:rPr>
          <w:rFonts w:ascii="Consolas" w:hAnsi="Consolas"/>
          <w:color w:val="000000"/>
          <w:sz w:val="23"/>
          <w:szCs w:val="23"/>
          <w:lang w:val="en-US" w:eastAsia="en-US" w:bidi="ar-SA"/>
        </w:rPr>
        <w:br w:type="textWrapping"/>
      </w:r>
      <w:r>
        <w:rPr>
          <w:rFonts w:ascii="Consolas" w:hAnsi="Consolas"/>
          <w:color w:val="000000"/>
          <w:sz w:val="23"/>
          <w:szCs w:val="22"/>
          <w:lang w:val="en-US" w:eastAsia="en-US" w:bidi="ar-SA"/>
        </w:rPr>
        <w:t>y = numpy.random.normal(</w:t>
      </w:r>
      <w:r>
        <w:rPr>
          <w:rFonts w:ascii="Consolas" w:hAnsi="Consolas"/>
          <w:color w:val="FF0000"/>
          <w:sz w:val="23"/>
          <w:szCs w:val="22"/>
          <w:lang w:val="en-US" w:eastAsia="en-US" w:bidi="ar-SA"/>
        </w:rPr>
        <w:t>150</w:t>
      </w:r>
      <w:r>
        <w:rPr>
          <w:rFonts w:ascii="Consolas" w:hAnsi="Consolas"/>
          <w:color w:val="000000"/>
          <w:sz w:val="23"/>
          <w:szCs w:val="22"/>
          <w:lang w:val="en-US" w:eastAsia="en-US" w:bidi="ar-SA"/>
        </w:rPr>
        <w:t>, </w:t>
      </w:r>
      <w:r>
        <w:rPr>
          <w:rFonts w:ascii="Consolas" w:hAnsi="Consolas"/>
          <w:color w:val="FF0000"/>
          <w:sz w:val="23"/>
          <w:szCs w:val="22"/>
          <w:lang w:val="en-US" w:eastAsia="en-US" w:bidi="ar-SA"/>
        </w:rPr>
        <w:t>40</w:t>
      </w:r>
      <w:r>
        <w:rPr>
          <w:rFonts w:ascii="Consolas" w:hAnsi="Consolas"/>
          <w:color w:val="000000"/>
          <w:sz w:val="23"/>
          <w:szCs w:val="22"/>
          <w:lang w:val="en-US" w:eastAsia="en-US" w:bidi="ar-SA"/>
        </w:rPr>
        <w:t>, </w:t>
      </w:r>
      <w:r>
        <w:rPr>
          <w:rFonts w:ascii="Consolas" w:hAnsi="Consolas"/>
          <w:color w:val="FF0000"/>
          <w:sz w:val="23"/>
          <w:szCs w:val="22"/>
          <w:lang w:val="en-US" w:eastAsia="en-US" w:bidi="ar-SA"/>
        </w:rPr>
        <w:t>100</w:t>
      </w:r>
      <w:r>
        <w:rPr>
          <w:rFonts w:ascii="Consolas" w:hAnsi="Consolas"/>
          <w:color w:val="000000"/>
          <w:sz w:val="23"/>
          <w:szCs w:val="22"/>
          <w:lang w:val="en-US" w:eastAsia="en-US" w:bidi="ar-SA"/>
        </w:rPr>
        <w:t>) / x</w:t>
      </w:r>
    </w:p>
    <w:p>
      <w:pPr>
        <w:shd w:val="clear" w:color="auto" w:fill="FFFFFF"/>
        <w:spacing w:after="0" w:line="240" w:lineRule="auto"/>
        <w:rPr>
          <w:rFonts w:ascii="Consolas" w:hAnsi="Consolas"/>
          <w:color w:val="000000"/>
          <w:sz w:val="23"/>
          <w:szCs w:val="23"/>
          <w:lang w:val="en-US" w:eastAsia="en-US" w:bidi="ar-SA"/>
        </w:rPr>
      </w:pPr>
      <w:r>
        <w:rPr>
          <w:rFonts w:ascii="Consolas" w:hAnsi="Consolas"/>
          <w:color w:val="000000"/>
          <w:sz w:val="23"/>
          <w:szCs w:val="22"/>
          <w:lang w:val="en-US" w:eastAsia="en-US" w:bidi="ar-SA"/>
        </w:rPr>
        <w:t>plt.scatter(x, y)</w:t>
      </w:r>
      <w:r>
        <w:rPr>
          <w:rFonts w:ascii="Consolas" w:hAnsi="Consolas"/>
          <w:color w:val="000000"/>
          <w:sz w:val="23"/>
          <w:szCs w:val="23"/>
          <w:lang w:val="en-US" w:eastAsia="en-US" w:bidi="ar-SA"/>
        </w:rPr>
        <w:br w:type="textWrapping"/>
      </w:r>
      <w:r>
        <w:rPr>
          <w:rFonts w:ascii="Consolas" w:hAnsi="Consolas"/>
          <w:color w:val="000000"/>
          <w:sz w:val="23"/>
          <w:szCs w:val="22"/>
          <w:lang w:val="en-US" w:eastAsia="en-US" w:bidi="ar-SA"/>
        </w:rPr>
        <w:t>plt.show()</w:t>
      </w:r>
    </w:p>
    <w:p>
      <w:pPr>
        <w:shd w:val="clear" w:color="auto" w:fill="E7E9EB"/>
        <w:spacing w:before="150" w:after="150" w:line="240" w:lineRule="auto"/>
        <w:outlineLvl w:val="2"/>
        <w:rPr>
          <w:rFonts w:hint="default" w:ascii="Arial Black" w:hAnsi="Arial Black" w:cs="Arial Black"/>
          <w:color w:val="000000"/>
          <w:sz w:val="36"/>
          <w:szCs w:val="36"/>
          <w:lang w:val="en-US" w:eastAsia="en-US" w:bidi="ar-SA"/>
        </w:rPr>
      </w:pPr>
      <w:r>
        <w:rPr>
          <w:rFonts w:hint="default" w:ascii="Arial Black" w:hAnsi="Arial Black" w:cs="Arial Black"/>
          <w:color w:val="000000"/>
          <w:sz w:val="36"/>
          <w:szCs w:val="36"/>
          <w:lang w:val="en-US" w:eastAsia="en-US" w:bidi="ar-SA"/>
        </w:rPr>
        <w:t>Result:</w:t>
      </w:r>
    </w:p>
    <w:p>
      <w:pPr>
        <w:shd w:val="clear" w:color="auto" w:fill="E7E9EB"/>
        <w:spacing w:before="240" w:after="240" w:line="240" w:lineRule="auto"/>
        <w:rPr>
          <w:rFonts w:ascii="Verdana" w:hAnsi="Verdana"/>
          <w:color w:val="000000"/>
          <w:sz w:val="23"/>
          <w:szCs w:val="23"/>
          <w:lang w:val="en-US" w:eastAsia="en-US" w:bidi="ar-SA"/>
        </w:rPr>
      </w:pPr>
      <w:r>
        <w:rPr>
          <w:rFonts w:ascii="Verdana" w:hAnsi="Verdana"/>
          <w:color w:val="000000"/>
          <w:sz w:val="23"/>
          <w:szCs w:val="23"/>
          <w:lang w:val="en-US" w:eastAsia="en-US" w:bidi="ar-SA"/>
        </w:rPr>
        <w:t>The x axis represents the number of minutes before making a purchase.</w:t>
      </w:r>
    </w:p>
    <w:p>
      <w:pPr>
        <w:shd w:val="clear" w:color="auto" w:fill="E7E9EB"/>
        <w:spacing w:before="240" w:after="240" w:line="240" w:lineRule="auto"/>
        <w:rPr>
          <w:rFonts w:ascii="Verdana" w:hAnsi="Verdana"/>
          <w:color w:val="000000"/>
          <w:sz w:val="23"/>
          <w:szCs w:val="23"/>
          <w:lang w:val="en-US" w:eastAsia="en-US" w:bidi="ar-SA"/>
        </w:rPr>
      </w:pPr>
      <w:r>
        <w:rPr>
          <w:rFonts w:ascii="Verdana" w:hAnsi="Verdana"/>
          <w:color w:val="000000"/>
          <w:sz w:val="23"/>
          <w:szCs w:val="23"/>
          <w:lang w:val="en-US" w:eastAsia="en-US" w:bidi="ar-SA"/>
        </w:rPr>
        <w:t>The y axis represents the amount of money spent on the purchase.</w:t>
      </w:r>
    </w:p>
    <w:p>
      <w:pPr>
        <w:shd w:val="clear" w:color="auto" w:fill="E7E9EB"/>
        <w:spacing w:before="240" w:after="240" w:line="240" w:lineRule="auto"/>
        <w:rPr>
          <w:rFonts w:ascii="Arial Black" w:hAnsi="Arial Black" w:cs="Arial Black"/>
          <w:color w:val="000000"/>
          <w:sz w:val="23"/>
          <w:szCs w:val="23"/>
          <w:lang w:val="en-US" w:eastAsia="en-US" w:bidi="ar-SA"/>
        </w:rPr>
      </w:pPr>
      <w:r>
        <w:rPr>
          <w:rFonts w:hint="default" w:ascii="Arial Black" w:hAnsi="Arial Black" w:eastAsia="Times New Roman" w:cs="Arial Black"/>
          <w:color w:val="000000"/>
          <w:sz w:val="23"/>
          <w:szCs w:val="23"/>
        </w:rPr>
        <w:drawing>
          <wp:inline distT="0" distB="0" distL="0" distR="0">
            <wp:extent cx="6096000" cy="4572000"/>
            <wp:effectExtent l="19050" t="0" r="0" b="0"/>
            <wp:docPr id="1027" name="Picture 1" descr="https://www.w3schools.com/python/img_traintest1.png"/>
            <wp:cNvGraphicFramePr/>
            <a:graphic xmlns:a="http://schemas.openxmlformats.org/drawingml/2006/main">
              <a:graphicData uri="http://schemas.openxmlformats.org/drawingml/2006/picture">
                <pic:pic xmlns:pic="http://schemas.openxmlformats.org/drawingml/2006/picture">
                  <pic:nvPicPr>
                    <pic:cNvPr id="1027" name="Picture 1" descr="https://www.w3schools.com/python/img_traintest1.png"/>
                    <pic:cNvPicPr/>
                  </pic:nvPicPr>
                  <pic:blipFill>
                    <a:blip r:embed="rId5" cstate="print"/>
                    <a:stretch>
                      <a:fillRect/>
                    </a:stretch>
                  </pic:blipFill>
                  <pic:spPr>
                    <a:xfrm>
                      <a:off x="0" y="0"/>
                      <a:ext cx="6096000" cy="4572000"/>
                    </a:xfrm>
                    <a:prstGeom prst="rect">
                      <a:avLst/>
                    </a:prstGeom>
                    <a:ln>
                      <a:noFill/>
                    </a:ln>
                  </pic:spPr>
                </pic:pic>
              </a:graphicData>
            </a:graphic>
          </wp:inline>
        </w:drawing>
      </w:r>
    </w:p>
    <w:p>
      <w:pPr>
        <w:spacing w:after="0" w:line="240" w:lineRule="auto"/>
        <w:rPr>
          <w:rFonts w:ascii="Verdana" w:hAnsi="Verdana"/>
          <w:color w:val="000000"/>
          <w:sz w:val="23"/>
          <w:szCs w:val="23"/>
          <w:lang w:val="en-US" w:eastAsia="en-US" w:bidi="ar-SA"/>
        </w:rPr>
      </w:pPr>
    </w:p>
    <w:p>
      <w:pPr>
        <w:spacing w:after="0" w:line="240" w:lineRule="auto"/>
        <w:rPr>
          <w:rFonts w:ascii="Arial Black" w:hAnsi="Arial Black" w:cs="Arial Black"/>
          <w:color w:val="000000"/>
          <w:sz w:val="40"/>
          <w:szCs w:val="40"/>
          <w:lang w:val="en-US" w:eastAsia="en-US" w:bidi="ar-SA"/>
        </w:rPr>
      </w:pPr>
      <w:r>
        <w:rPr>
          <w:rFonts w:ascii="Arial Black" w:hAnsi="Arial Black" w:cs="Arial Black"/>
          <w:color w:val="000000"/>
          <w:sz w:val="40"/>
          <w:szCs w:val="40"/>
          <w:lang w:val="en-US" w:eastAsia="en-US" w:bidi="ar-SA"/>
        </w:rPr>
        <w:t>Accuracy and other metrics for prediction evalution</w:t>
      </w:r>
    </w:p>
    <w:p>
      <w:pPr>
        <w:spacing w:after="0" w:line="240" w:lineRule="auto"/>
        <w:rPr>
          <w:rFonts w:ascii="Verdana" w:hAnsi="Verdana"/>
          <w:color w:val="000000"/>
          <w:sz w:val="23"/>
          <w:szCs w:val="23"/>
          <w:lang w:val="en-US" w:eastAsia="en-US" w:bidi="ar-SA"/>
        </w:rPr>
      </w:pPr>
    </w:p>
    <w:p>
      <w:pPr>
        <w:spacing w:after="0" w:line="240" w:lineRule="auto"/>
        <w:rPr>
          <w:rFonts w:ascii="Verdana" w:hAnsi="Verdana"/>
          <w:color w:val="000000"/>
          <w:sz w:val="23"/>
          <w:szCs w:val="23"/>
          <w:lang w:val="en-US" w:eastAsia="en-US" w:bidi="ar-SA"/>
        </w:rPr>
      </w:pPr>
    </w:p>
    <w:p>
      <w:pPr>
        <w:spacing w:after="0" w:line="240" w:lineRule="auto"/>
        <w:rPr>
          <w:lang w:val="en-US" w:eastAsia="en-US" w:bidi="ar-SA"/>
        </w:rPr>
      </w:pPr>
      <w:r>
        <w:fldChar w:fldCharType="begin"/>
      </w:r>
      <w:r>
        <w:instrText xml:space="preserve"> HYPERLINK "https://www.bing.com/ck/a?!&amp;&amp;p=6738260ed73522d0JmltdHM9MTY5NjgwOTYwMCZpZ3VpZD0wODg5OTg5MS0wMTY3LTY5MDAtMjAxYy04YTIxMDBjYTY4YjkmaW5zaWQ9NTgxMw&amp;ptn=3&amp;hsh=3&amp;fclid=08899891-0167-6900-201c-8a2100ca68b9&amp;psq=accuracy+and+other+metrics+for+prediction+evalution&amp;u=a1aHR0cHM6Ly9pbmRhdGFsYWJzLmNvbS9ibG9nL3ByZWRpY3RpdmUtbW9kZWxzLXBlcmZvcm1hbmNlLWV2YWx1YXRpb24taW1wb3J0YW50&amp;ntb=1" \t "_blank" </w:instrText>
      </w:r>
      <w:r>
        <w:fldChar w:fldCharType="separate"/>
      </w:r>
      <w:r>
        <w:rPr>
          <w:rFonts w:ascii="Arial Black" w:hAnsi="Arial Black" w:cs="Arial Black"/>
          <w:b/>
          <w:bCs/>
          <w:color w:val="1A0DAB"/>
          <w:lang w:val="en-US" w:eastAsia="en-US" w:bidi="ar-SA"/>
        </w:rPr>
        <w:t>Common metrics to evaluate prediction accuracy include</w:t>
      </w:r>
      <w:r>
        <w:rPr>
          <w:rFonts w:ascii="Arial Black" w:hAnsi="Arial Black" w:cs="Arial Black"/>
          <w:b/>
          <w:bCs/>
          <w:color w:val="1A0DAB"/>
          <w:lang w:val="en-US" w:eastAsia="en-US" w:bidi="ar-SA"/>
        </w:rPr>
        <w:fldChar w:fldCharType="end"/>
      </w:r>
      <w:r>
        <w:rPr>
          <w:rFonts w:ascii="Arial Black" w:hAnsi="Arial Black" w:cs="Arial Black"/>
          <w:color w:val="111111"/>
          <w:shd w:val="clear" w:color="auto" w:fill="FFFFFF"/>
          <w:lang w:val="en-US" w:eastAsia="en-US" w:bidi="ar-SA"/>
        </w:rPr>
        <w:t>:</w:t>
      </w:r>
    </w:p>
    <w:p>
      <w:pPr>
        <w:numPr>
          <w:ilvl w:val="0"/>
          <w:numId w:val="2"/>
        </w:numPr>
        <w:shd w:val="clear" w:color="auto" w:fill="FFFFFF"/>
        <w:spacing w:after="0" w:line="330" w:lineRule="atLeast"/>
        <w:ind w:left="300" w:hanging="360"/>
        <w:rPr>
          <w:rFonts w:ascii="Segoe UI" w:hAnsi="Segoe UI" w:cs="Segoe UI"/>
          <w:color w:val="111111"/>
          <w:lang w:val="en-US" w:eastAsia="en-US" w:bidi="ar-SA"/>
        </w:rPr>
      </w:pPr>
      <w:r>
        <w:rPr>
          <w:rFonts w:ascii="Segoe UI" w:hAnsi="Segoe UI" w:cs="Segoe UI"/>
          <w:color w:val="111111"/>
          <w:lang w:val="en-US" w:eastAsia="en-US" w:bidi="ar-SA"/>
        </w:rPr>
        <w:t>Percent correction classification (PCC): measures overall accuracy. Every error has the same weight.</w:t>
      </w:r>
    </w:p>
    <w:p>
      <w:pPr>
        <w:numPr>
          <w:ilvl w:val="0"/>
          <w:numId w:val="2"/>
        </w:numPr>
        <w:shd w:val="clear" w:color="auto" w:fill="FFFFFF"/>
        <w:spacing w:after="0" w:line="330" w:lineRule="atLeast"/>
        <w:ind w:left="300" w:hanging="360"/>
        <w:rPr>
          <w:rFonts w:ascii="Segoe UI" w:hAnsi="Segoe UI" w:cs="Segoe UI"/>
          <w:color w:val="111111"/>
          <w:lang w:val="en-US" w:eastAsia="en-US" w:bidi="ar-SA"/>
        </w:rPr>
      </w:pPr>
      <w:r>
        <w:rPr>
          <w:rFonts w:ascii="Segoe UI" w:hAnsi="Segoe UI" w:cs="Segoe UI"/>
          <w:color w:val="111111"/>
          <w:lang w:val="en-US" w:eastAsia="en-US" w:bidi="ar-SA"/>
        </w:rPr>
        <w:t>Confusion matrix: also measures accuracy but distinguished between errors, i.e false positives, false negatives and correct predictions.</w:t>
      </w:r>
    </w:p>
    <w:p>
      <w:pPr>
        <w:numPr>
          <w:ilvl w:val="0"/>
          <w:numId w:val="2"/>
        </w:numPr>
        <w:shd w:val="clear" w:color="auto" w:fill="FFFFFF"/>
        <w:spacing w:after="0" w:line="330" w:lineRule="atLeast"/>
        <w:ind w:left="300" w:hanging="360"/>
        <w:rPr>
          <w:rFonts w:ascii="Segoe UI" w:hAnsi="Segoe UI" w:cs="Segoe UI"/>
          <w:color w:val="111111"/>
          <w:lang w:val="en-US" w:eastAsia="en-US" w:bidi="ar-SA"/>
        </w:rPr>
      </w:pPr>
      <w:r>
        <w:rPr>
          <w:rFonts w:ascii="Segoe UI" w:hAnsi="Segoe UI" w:cs="Segoe UI"/>
          <w:color w:val="111111"/>
          <w:lang w:val="en-US" w:eastAsia="en-US" w:bidi="ar-SA"/>
        </w:rPr>
        <w:t>Mean Reciprocal Rank (MRR): average rank for first correct prediction.</w:t>
      </w:r>
    </w:p>
    <w:p>
      <w:pPr>
        <w:numPr>
          <w:ilvl w:val="0"/>
          <w:numId w:val="2"/>
        </w:numPr>
        <w:shd w:val="clear" w:color="auto" w:fill="FFFFFF"/>
        <w:spacing w:after="0" w:line="330" w:lineRule="atLeast"/>
        <w:ind w:left="300" w:hanging="360"/>
        <w:rPr>
          <w:rFonts w:ascii="Segoe UI" w:hAnsi="Segoe UI" w:cs="Segoe UI"/>
          <w:color w:val="111111"/>
          <w:lang w:val="en-US" w:eastAsia="en-US" w:bidi="ar-SA"/>
        </w:rPr>
      </w:pPr>
      <w:r>
        <w:rPr>
          <w:rFonts w:ascii="Segoe UI" w:hAnsi="Segoe UI" w:cs="Segoe UI"/>
          <w:color w:val="111111"/>
          <w:lang w:val="en-US" w:eastAsia="en-US" w:bidi="ar-SA"/>
        </w:rPr>
        <w:t>Average precision: concentration of results in highest ranked predictions.</w:t>
      </w:r>
    </w:p>
    <w:p>
      <w:pPr>
        <w:numPr>
          <w:ilvl w:val="0"/>
          <w:numId w:val="2"/>
        </w:numPr>
        <w:shd w:val="clear" w:color="auto" w:fill="FFFFFF"/>
        <w:spacing w:after="0" w:line="330" w:lineRule="atLeast"/>
        <w:ind w:left="300" w:hanging="360"/>
        <w:rPr>
          <w:rFonts w:ascii="Segoe UI" w:hAnsi="Segoe UI" w:cs="Segoe UI"/>
          <w:color w:val="111111"/>
          <w:lang w:val="en-US" w:eastAsia="en-US" w:bidi="ar-SA"/>
        </w:rPr>
      </w:pPr>
      <w:r>
        <w:rPr>
          <w:rFonts w:ascii="Segoe UI" w:hAnsi="Segoe UI" w:cs="Segoe UI"/>
          <w:color w:val="111111"/>
          <w:lang w:val="en-US" w:eastAsia="en-US" w:bidi="ar-SA"/>
        </w:rPr>
        <w:t>MAR@K (recall)</w:t>
      </w:r>
    </w:p>
    <w:p>
      <w:pPr>
        <w:keepNext/>
        <w:keepLines/>
        <w:shd w:val="clear" w:color="auto" w:fill="FFFFFF"/>
        <w:spacing w:before="450" w:after="0" w:line="276" w:lineRule="auto"/>
        <w:outlineLvl w:val="1"/>
        <w:rPr>
          <w:rFonts w:ascii="Arial" w:hAnsi="Arial" w:eastAsia="SimSun" w:cs="Arial"/>
          <w:color w:val="222222"/>
          <w:sz w:val="56"/>
          <w:szCs w:val="56"/>
          <w:lang w:val="en-US" w:eastAsia="en-US" w:bidi="ar-SA"/>
        </w:rPr>
      </w:pPr>
      <w:r>
        <w:rPr>
          <w:rFonts w:ascii="Arial" w:hAnsi="Arial" w:eastAsia="SimSun" w:cs="Arial"/>
          <w:color w:val="222222"/>
          <w:sz w:val="56"/>
          <w:szCs w:val="56"/>
          <w:lang w:val="en-US" w:eastAsia="en-US" w:bidi="ar-SA"/>
        </w:rPr>
        <w:t>Accuracy</w:t>
      </w:r>
    </w:p>
    <w:p>
      <w:pPr>
        <w:shd w:val="clear" w:color="auto" w:fill="FFFFFF"/>
        <w:spacing w:before="0" w:beforeAutospacing="0" w:after="100" w:afterAutospacing="1" w:line="495" w:lineRule="atLeast"/>
        <w:jc w:val="both"/>
        <w:rPr>
          <w:rFonts w:ascii="Arial" w:hAnsi="Arial" w:cs="Arial"/>
          <w:color w:val="222222"/>
          <w:sz w:val="27"/>
          <w:szCs w:val="27"/>
          <w:lang w:val="en-US" w:eastAsia="en-US" w:bidi="ar-SA"/>
        </w:rPr>
      </w:pPr>
      <w:r>
        <w:rPr>
          <w:rFonts w:ascii="Arial" w:hAnsi="Arial" w:cs="Arial"/>
          <w:color w:val="222222"/>
          <w:sz w:val="27"/>
          <w:szCs w:val="27"/>
          <w:lang w:val="en-US" w:eastAsia="en-US" w:bidi="ar-SA"/>
        </w:rPr>
        <w:t>Accuracy simply measures how often the classifier correctly predicts. We can define accuracy as the ratio of the number of correct predictions and the total number of predictions.</w:t>
      </w:r>
    </w:p>
    <w:p>
      <w:pPr>
        <w:keepNext/>
        <w:keepLines/>
        <w:shd w:val="clear" w:color="auto" w:fill="FFFFFF"/>
        <w:spacing w:before="450" w:after="0" w:line="276" w:lineRule="auto"/>
        <w:outlineLvl w:val="1"/>
        <w:rPr>
          <w:rFonts w:ascii="Arial" w:hAnsi="Arial" w:eastAsia="SimSun" w:cs="Arial"/>
          <w:color w:val="222222"/>
          <w:sz w:val="26"/>
          <w:szCs w:val="26"/>
          <w:lang w:val="en-US" w:eastAsia="en-US" w:bidi="ar-SA"/>
        </w:rPr>
      </w:pPr>
      <w:r>
        <w:rPr>
          <w:rFonts w:ascii="Arial" w:hAnsi="Arial" w:eastAsia="SimSun" w:cs="Arial"/>
          <w:color w:val="222222"/>
          <w:sz w:val="26"/>
          <w:szCs w:val="26"/>
          <w:lang w:val="en-US" w:eastAsia="en-US" w:bidi="ar-SA"/>
        </w:rPr>
        <w:t>Accuracy</w:t>
      </w:r>
    </w:p>
    <w:p>
      <w:pPr>
        <w:shd w:val="clear" w:color="auto" w:fill="FFFFFF"/>
        <w:spacing w:before="0" w:beforeAutospacing="0" w:after="100" w:afterAutospacing="1" w:line="495" w:lineRule="atLeast"/>
        <w:jc w:val="both"/>
        <w:rPr>
          <w:rFonts w:ascii="Arial" w:hAnsi="Arial" w:cs="Arial"/>
          <w:color w:val="222222"/>
          <w:sz w:val="27"/>
          <w:szCs w:val="27"/>
          <w:lang w:val="en-US" w:eastAsia="en-US" w:bidi="ar-SA"/>
        </w:rPr>
      </w:pPr>
      <w:r>
        <w:rPr>
          <w:rFonts w:ascii="Arial" w:hAnsi="Arial" w:cs="Arial"/>
          <w:color w:val="222222"/>
          <w:sz w:val="27"/>
          <w:szCs w:val="27"/>
          <w:lang w:val="en-US" w:eastAsia="en-US" w:bidi="ar-SA"/>
        </w:rPr>
        <w:t>Accuracy simply measures how often the classifier correctly predicts. We can define accuracy as the ratio of the number of correct predictions and the total number of predictions.</w:t>
      </w:r>
    </w:p>
    <w:p>
      <w:pPr>
        <w:spacing w:after="200" w:line="276" w:lineRule="auto"/>
        <w:rPr>
          <w:ins w:id="0" w:author="Unknown" w:date=""/>
          <w:rFonts w:ascii="Arial" w:hAnsi="Arial" w:eastAsia="Calibri" w:cs="Arial"/>
          <w:color w:val="4A4A4A"/>
          <w:sz w:val="22"/>
          <w:szCs w:val="22"/>
          <w:shd w:val="clear" w:color="auto" w:fill="FFFFFF"/>
          <w:lang w:val="en-US" w:eastAsia="en-US" w:bidi="ar-SA"/>
        </w:rPr>
      </w:pPr>
      <w:r>
        <w:drawing>
          <wp:inline distT="0" distB="0" distL="0" distR="0">
            <wp:extent cx="6591300" cy="1371600"/>
            <wp:effectExtent l="19050" t="0" r="0" b="0"/>
            <wp:docPr id="1028" name="Picture 8" descr="Evaluation Metrics For Classification Model accuracy"/>
            <wp:cNvGraphicFramePr/>
            <a:graphic xmlns:a="http://schemas.openxmlformats.org/drawingml/2006/main">
              <a:graphicData uri="http://schemas.openxmlformats.org/drawingml/2006/picture">
                <pic:pic xmlns:pic="http://schemas.openxmlformats.org/drawingml/2006/picture">
                  <pic:nvPicPr>
                    <pic:cNvPr id="1028" name="Picture 8" descr="Evaluation Metrics For Classification Model accuracy"/>
                    <pic:cNvPicPr/>
                  </pic:nvPicPr>
                  <pic:blipFill>
                    <a:blip r:embed="rId6" cstate="print"/>
                    <a:stretch>
                      <a:fillRect/>
                    </a:stretch>
                  </pic:blipFill>
                  <pic:spPr>
                    <a:xfrm>
                      <a:off x="0" y="0"/>
                      <a:ext cx="6591300" cy="1371600"/>
                    </a:xfrm>
                    <a:prstGeom prst="rect">
                      <a:avLst/>
                    </a:prstGeom>
                    <a:ln>
                      <a:noFill/>
                    </a:ln>
                  </pic:spPr>
                </pic:pic>
              </a:graphicData>
            </a:graphic>
          </wp:inline>
        </w:drawing>
      </w:r>
      <w:r>
        <w:rPr>
          <w:rFonts w:ascii="Arial" w:hAnsi="Arial" w:eastAsia="Calibri" w:cs="Arial"/>
          <w:color w:val="4A4A4A"/>
          <w:sz w:val="22"/>
          <w:szCs w:val="22"/>
          <w:shd w:val="clear" w:color="auto" w:fill="FFFFFF"/>
          <w:lang w:val="en-US" w:eastAsia="en-US" w:bidi="ar-SA"/>
        </w:rPr>
        <w:t xml:space="preserve"> </w:t>
      </w:r>
      <w:ins w:id="1" w:author="Unknown">
        <w:r>
          <w:rPr>
            <w:rFonts w:ascii="Arial" w:hAnsi="Arial" w:eastAsia="Calibri" w:cs="Arial"/>
            <w:color w:val="4A4A4A"/>
            <w:sz w:val="22"/>
            <w:szCs w:val="22"/>
            <w:shd w:val="clear" w:color="auto" w:fill="FFFFFF"/>
            <w:lang w:val="en-US" w:eastAsia="en-US" w:bidi="ar-SA"/>
          </w:rPr>
          <w:br w:type="textWrapping"/>
        </w:r>
      </w:ins>
    </w:p>
    <w:p>
      <w:pPr>
        <w:keepNext/>
        <w:keepLines/>
        <w:spacing w:before="450" w:after="0" w:line="276" w:lineRule="auto"/>
        <w:outlineLvl w:val="1"/>
        <w:rPr>
          <w:rFonts w:ascii="Arial Black" w:hAnsi="Arial Black" w:eastAsia="SimSun" w:cs="Arial Black"/>
          <w:sz w:val="26"/>
          <w:szCs w:val="26"/>
          <w:lang w:val="en-US" w:eastAsia="en-US" w:bidi="ar-SA"/>
        </w:rPr>
      </w:pPr>
      <w:r>
        <w:rPr>
          <w:rFonts w:ascii="Arial Black" w:hAnsi="Arial Black" w:eastAsia="SimSun" w:cs="Arial Black"/>
          <w:color w:val="4F81BD"/>
          <w:sz w:val="26"/>
          <w:szCs w:val="26"/>
          <w:lang w:val="en-US" w:eastAsia="en-US" w:bidi="ar-SA"/>
        </w:rPr>
        <w:t>Introduction</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Evaluation metrics are tied to machine learning tasks. There are different metrics for the tasks of classification and regression. Some metrics, like precision-recall, are useful for multiple tasks. Classification and regression are examples of supervised learning, which constitutes a majority of machine learning applications. Using different metrics for performance evaluation, we should be able to improve our model’s overall predictive power before we roll it out for production on unseen data. Without doing a proper evaluation of the Machine Learning model by using different evaluation metrics, and only depending on accuracy, can lead to a problem when the respective model is deployed on unseen data and may end in poor predictions.</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In the next section, I’ll discuss the Classification evaluation metrics that could help in the generalization of the ML classification model.</w:t>
      </w:r>
    </w:p>
    <w:p>
      <w:pPr>
        <w:keepNext/>
        <w:keepLines/>
        <w:spacing w:before="450" w:after="0" w:line="276" w:lineRule="auto"/>
        <w:outlineLvl w:val="1"/>
        <w:rPr>
          <w:rFonts w:ascii="Arial Black" w:hAnsi="Arial Black" w:eastAsia="SimSun" w:cs="Arial Black"/>
          <w:color w:val="4F81BD"/>
          <w:sz w:val="36"/>
          <w:szCs w:val="36"/>
          <w:lang w:val="en-US" w:eastAsia="en-US" w:bidi="ar-SA"/>
        </w:rPr>
      </w:pPr>
      <w:r>
        <w:rPr>
          <w:rFonts w:ascii="Arial Black" w:hAnsi="Arial Black" w:eastAsia="SimSun" w:cs="Arial Black"/>
          <w:color w:val="4F81BD"/>
          <w:sz w:val="26"/>
          <w:szCs w:val="26"/>
          <w:lang w:val="en-US" w:eastAsia="en-US" w:bidi="ar-SA"/>
        </w:rPr>
        <w:t>Classification Metrics in Machine Learning</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Classification is about predicting the class labels given input data. In binary classification, there are only two possible output classes(i.e., Dichotomy). In multiclass classification, more than two possible classes can be present. I’ll focus only on binary classification.</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A very common example of binary classification is spam detection, where the input data could include the email text and metadata (sender, sending time), and the output label is either </w:t>
      </w:r>
      <w:r>
        <w:rPr>
          <w:i/>
          <w:iCs/>
          <w:color w:val="222222"/>
          <w:sz w:val="27"/>
          <w:szCs w:val="27"/>
          <w:lang w:val="en-US" w:eastAsia="en-US" w:bidi="ar-SA"/>
        </w:rPr>
        <w:t>“spam” or “not spam.”</w:t>
      </w:r>
      <w:r>
        <w:rPr>
          <w:color w:val="222222"/>
          <w:sz w:val="27"/>
          <w:szCs w:val="27"/>
          <w:lang w:val="en-US" w:eastAsia="en-US" w:bidi="ar-SA"/>
        </w:rPr>
        <w:t> (</w:t>
      </w:r>
      <w:r>
        <w:rPr>
          <w:i/>
          <w:iCs/>
          <w:color w:val="222222"/>
          <w:sz w:val="27"/>
          <w:szCs w:val="27"/>
          <w:lang w:val="en-US" w:eastAsia="en-US" w:bidi="ar-SA"/>
        </w:rPr>
        <w:t>See Figure</w:t>
      </w:r>
      <w:r>
        <w:rPr>
          <w:color w:val="222222"/>
          <w:sz w:val="27"/>
          <w:szCs w:val="27"/>
          <w:lang w:val="en-US" w:eastAsia="en-US" w:bidi="ar-SA"/>
        </w:rPr>
        <w:t>) Sometimes, people use some other names also for the two classes: “positive” and “negative,” or “class 1” and “class 0.”</w:t>
      </w:r>
    </w:p>
    <w:p>
      <w:pPr>
        <w:spacing w:after="200" w:line="276" w:lineRule="auto"/>
        <w:rPr>
          <w:rFonts w:ascii="Calibri" w:hAnsi="Calibri" w:eastAsia="Calibri" w:cs="SimSun"/>
          <w:lang w:val="en-US" w:eastAsia="en-US" w:bidi="ar-SA"/>
        </w:rPr>
      </w:pPr>
      <w:r>
        <w:drawing>
          <wp:inline distT="0" distB="0" distL="0" distR="0">
            <wp:extent cx="6734175" cy="1743075"/>
            <wp:effectExtent l="19050" t="0" r="9525" b="0"/>
            <wp:docPr id="1029" name="Picture 13" descr="Evaluation Metrics For Classification Model spam"/>
            <wp:cNvGraphicFramePr/>
            <a:graphic xmlns:a="http://schemas.openxmlformats.org/drawingml/2006/main">
              <a:graphicData uri="http://schemas.openxmlformats.org/drawingml/2006/picture">
                <pic:pic xmlns:pic="http://schemas.openxmlformats.org/drawingml/2006/picture">
                  <pic:nvPicPr>
                    <pic:cNvPr id="1029" name="Picture 13" descr="Evaluation Metrics For Classification Model spam"/>
                    <pic:cNvPicPr/>
                  </pic:nvPicPr>
                  <pic:blipFill>
                    <a:blip r:embed="rId7" cstate="print"/>
                    <a:stretch>
                      <a:fillRect/>
                    </a:stretch>
                  </pic:blipFill>
                  <pic:spPr>
                    <a:xfrm>
                      <a:off x="0" y="0"/>
                      <a:ext cx="6734175" cy="1743075"/>
                    </a:xfrm>
                    <a:prstGeom prst="rect">
                      <a:avLst/>
                    </a:prstGeom>
                    <a:ln>
                      <a:noFill/>
                    </a:ln>
                  </pic:spPr>
                </pic:pic>
              </a:graphicData>
            </a:graphic>
          </wp:inline>
        </w:drawing>
      </w:r>
      <w:r>
        <w:rPr>
          <w:rFonts w:ascii="Calibri" w:hAnsi="Calibri" w:eastAsia="Calibri" w:cs="SimSun"/>
          <w:sz w:val="22"/>
          <w:szCs w:val="22"/>
          <w:lang w:val="en-US" w:eastAsia="en-US" w:bidi="ar-SA"/>
        </w:rPr>
        <w:t> Email spam detection is a binary classification problem (source: From Book — Evaluating Machine Learning Model — O’Reilly)</w:t>
      </w:r>
    </w:p>
    <w:p>
      <w:pPr>
        <w:spacing w:after="200" w:line="276" w:lineRule="auto"/>
        <w:rPr>
          <w:rFonts w:ascii="Calibri" w:hAnsi="Calibri" w:eastAsia="Calibri" w:cs="SimSun"/>
          <w:color w:val="222222"/>
          <w:sz w:val="27"/>
          <w:szCs w:val="27"/>
          <w:lang w:val="en-US" w:eastAsia="en-US" w:bidi="ar-SA"/>
        </w:rPr>
      </w:pPr>
      <w:r>
        <w:rPr>
          <w:rFonts w:ascii="Calibri" w:hAnsi="Calibri" w:eastAsia="Calibri" w:cs="SimSun"/>
          <w:color w:val="222222"/>
          <w:sz w:val="27"/>
          <w:szCs w:val="27"/>
          <w:lang w:val="en-US" w:eastAsia="en-US" w:bidi="ar-SA"/>
        </w:rPr>
        <w:t>There are many ways for measuring classification performance. Accuracy, confusion matrix, log-loss, and AUC-ROC are some of the most popular metrics. Precision-recall is a widely used metrics for classification problems.</w:t>
      </w:r>
    </w:p>
    <w:p>
      <w:pPr>
        <w:keepNext/>
        <w:keepLines/>
        <w:spacing w:before="450" w:after="0" w:line="276" w:lineRule="auto"/>
        <w:outlineLvl w:val="1"/>
        <w:rPr>
          <w:rFonts w:ascii="Arial Black" w:hAnsi="Arial Black" w:eastAsia="SimSun" w:cs="Arial Black"/>
          <w:sz w:val="36"/>
          <w:szCs w:val="36"/>
          <w:lang w:val="en-US" w:eastAsia="en-US" w:bidi="ar-SA"/>
        </w:rPr>
      </w:pPr>
      <w:r>
        <w:rPr>
          <w:rFonts w:ascii="Arial Black" w:hAnsi="Arial Black" w:eastAsia="SimSun" w:cs="Arial Black"/>
          <w:color w:val="4F81BD"/>
          <w:sz w:val="26"/>
          <w:szCs w:val="26"/>
          <w:lang w:val="en-US" w:eastAsia="en-US" w:bidi="ar-SA"/>
        </w:rPr>
        <w:t>Accuracy</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Accuracy simply measures how often the classifier correctly predicts. We can define accuracy as the ratio of the number of correct predictions and the total number of predictions.</w:t>
      </w:r>
    </w:p>
    <w:p>
      <w:pPr>
        <w:spacing w:after="200" w:line="276" w:lineRule="auto"/>
        <w:rPr>
          <w:rFonts w:ascii="Calibri" w:hAnsi="Calibri" w:eastAsia="Calibri" w:cs="SimSun"/>
          <w:lang w:val="en-US" w:eastAsia="en-US" w:bidi="ar-SA"/>
        </w:rPr>
      </w:pPr>
      <w:r>
        <w:drawing>
          <wp:inline distT="0" distB="0" distL="0" distR="0">
            <wp:extent cx="6591300" cy="1371600"/>
            <wp:effectExtent l="19050" t="0" r="0" b="0"/>
            <wp:docPr id="1033" name="Picture 15" descr="Evaluation Metrics For Classification Model accuracy"/>
            <wp:cNvGraphicFramePr/>
            <a:graphic xmlns:a="http://schemas.openxmlformats.org/drawingml/2006/main">
              <a:graphicData uri="http://schemas.openxmlformats.org/drawingml/2006/picture">
                <pic:pic xmlns:pic="http://schemas.openxmlformats.org/drawingml/2006/picture">
                  <pic:nvPicPr>
                    <pic:cNvPr id="1033" name="Picture 15" descr="Evaluation Metrics For Classification Model accuracy"/>
                    <pic:cNvPicPr/>
                  </pic:nvPicPr>
                  <pic:blipFill>
                    <a:blip r:embed="rId6" cstate="print"/>
                    <a:stretch>
                      <a:fillRect/>
                    </a:stretch>
                  </pic:blipFill>
                  <pic:spPr>
                    <a:xfrm>
                      <a:off x="0" y="0"/>
                      <a:ext cx="6591300" cy="1371600"/>
                    </a:xfrm>
                    <a:prstGeom prst="rect">
                      <a:avLst/>
                    </a:prstGeom>
                    <a:ln>
                      <a:noFill/>
                    </a:ln>
                  </pic:spPr>
                </pic:pic>
              </a:graphicData>
            </a:graphic>
          </wp:inline>
        </w:drawing>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When any model gives an accuracy rate of 99%, you might think that model is performing very good but this is not always true and can be misleading in some situations. I am going to explain this with the help of an example.</w:t>
      </w:r>
    </w:p>
    <w:p>
      <w:pPr>
        <w:keepNext/>
        <w:keepLines/>
        <w:spacing w:before="450" w:after="0" w:line="276" w:lineRule="auto"/>
        <w:outlineLvl w:val="3"/>
        <w:rPr>
          <w:rFonts w:ascii="Cambria" w:hAnsi="Cambria" w:eastAsia="SimSun" w:cs="SimSun"/>
          <w:i/>
          <w:iCs/>
          <w:color w:val="222222"/>
          <w:sz w:val="36"/>
          <w:szCs w:val="36"/>
          <w:lang w:val="en-US" w:eastAsia="en-US" w:bidi="ar-SA"/>
        </w:rPr>
      </w:pPr>
      <w:r>
        <w:rPr>
          <w:rFonts w:ascii="Arial Black" w:hAnsi="Arial Black" w:eastAsia="SimSun" w:cs="Arial Black"/>
          <w:i/>
          <w:iCs/>
          <w:color w:val="222222"/>
          <w:sz w:val="32"/>
          <w:szCs w:val="32"/>
          <w:lang w:val="en-US" w:eastAsia="en-US" w:bidi="ar-SA"/>
        </w:rPr>
        <w:t>Example</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Consider a binary classification problem, where a model can achieve only two results, either model gives a </w:t>
      </w:r>
      <w:r>
        <w:rPr>
          <w:b/>
          <w:bCs/>
          <w:color w:val="222222"/>
          <w:sz w:val="27"/>
          <w:szCs w:val="27"/>
          <w:lang w:val="en-US" w:eastAsia="en-US" w:bidi="ar-SA"/>
        </w:rPr>
        <w:t>correct</w:t>
      </w:r>
      <w:r>
        <w:rPr>
          <w:color w:val="222222"/>
          <w:sz w:val="27"/>
          <w:szCs w:val="27"/>
          <w:lang w:val="en-US" w:eastAsia="en-US" w:bidi="ar-SA"/>
        </w:rPr>
        <w:t> or </w:t>
      </w:r>
      <w:r>
        <w:rPr>
          <w:b/>
          <w:bCs/>
          <w:color w:val="222222"/>
          <w:sz w:val="27"/>
          <w:szCs w:val="27"/>
          <w:lang w:val="en-US" w:eastAsia="en-US" w:bidi="ar-SA"/>
        </w:rPr>
        <w:t>incorrect </w:t>
      </w:r>
      <w:r>
        <w:rPr>
          <w:color w:val="222222"/>
          <w:sz w:val="27"/>
          <w:szCs w:val="27"/>
          <w:lang w:val="en-US" w:eastAsia="en-US" w:bidi="ar-SA"/>
        </w:rPr>
        <w:t>prediction. Now imagine we have a classification task to predict if an image is a dog or cat as shown in the image. In a supervised learning algorithm, we first </w:t>
      </w:r>
      <w:r>
        <w:rPr>
          <w:b/>
          <w:bCs/>
          <w:color w:val="222222"/>
          <w:sz w:val="27"/>
          <w:szCs w:val="27"/>
          <w:lang w:val="en-US" w:eastAsia="en-US" w:bidi="ar-SA"/>
        </w:rPr>
        <w:t>fit/train </w:t>
      </w:r>
      <w:r>
        <w:rPr>
          <w:color w:val="222222"/>
          <w:sz w:val="27"/>
          <w:szCs w:val="27"/>
          <w:lang w:val="en-US" w:eastAsia="en-US" w:bidi="ar-SA"/>
        </w:rPr>
        <w:t>a model on training data, then </w:t>
      </w:r>
      <w:r>
        <w:rPr>
          <w:b/>
          <w:bCs/>
          <w:color w:val="222222"/>
          <w:sz w:val="27"/>
          <w:szCs w:val="27"/>
          <w:lang w:val="en-US" w:eastAsia="en-US" w:bidi="ar-SA"/>
        </w:rPr>
        <w:t>test</w:t>
      </w:r>
      <w:r>
        <w:rPr>
          <w:color w:val="222222"/>
          <w:sz w:val="27"/>
          <w:szCs w:val="27"/>
          <w:lang w:val="en-US" w:eastAsia="en-US" w:bidi="ar-SA"/>
        </w:rPr>
        <w:t> the model on </w:t>
      </w:r>
      <w:r>
        <w:rPr>
          <w:b/>
          <w:bCs/>
          <w:color w:val="222222"/>
          <w:sz w:val="27"/>
          <w:szCs w:val="27"/>
          <w:lang w:val="en-US" w:eastAsia="en-US" w:bidi="ar-SA"/>
        </w:rPr>
        <w:t>testing data</w:t>
      </w:r>
      <w:r>
        <w:rPr>
          <w:color w:val="222222"/>
          <w:sz w:val="27"/>
          <w:szCs w:val="27"/>
          <w:lang w:val="en-US" w:eastAsia="en-US" w:bidi="ar-SA"/>
        </w:rPr>
        <w:t>. Once we have the model’s predictions from the </w:t>
      </w:r>
      <w:r>
        <w:rPr>
          <w:b/>
          <w:bCs/>
          <w:color w:val="222222"/>
          <w:sz w:val="27"/>
          <w:szCs w:val="27"/>
          <w:lang w:val="en-US" w:eastAsia="en-US" w:bidi="ar-SA"/>
        </w:rPr>
        <w:t>X_test</w:t>
      </w:r>
      <w:r>
        <w:rPr>
          <w:color w:val="222222"/>
          <w:sz w:val="27"/>
          <w:szCs w:val="27"/>
          <w:lang w:val="en-US" w:eastAsia="en-US" w:bidi="ar-SA"/>
        </w:rPr>
        <w:t> data, we compare them to the</w:t>
      </w:r>
      <w:r>
        <w:rPr>
          <w:b/>
          <w:bCs/>
          <w:color w:val="222222"/>
          <w:sz w:val="27"/>
          <w:szCs w:val="27"/>
          <w:lang w:val="en-US" w:eastAsia="en-US" w:bidi="ar-SA"/>
        </w:rPr>
        <w:t> true y_values</w:t>
      </w:r>
      <w:r>
        <w:rPr>
          <w:color w:val="222222"/>
          <w:sz w:val="27"/>
          <w:szCs w:val="27"/>
          <w:lang w:val="en-US" w:eastAsia="en-US" w:bidi="ar-SA"/>
        </w:rPr>
        <w:t> (the correct labels).</w:t>
      </w:r>
    </w:p>
    <w:p>
      <w:pPr>
        <w:spacing w:after="200" w:line="276" w:lineRule="auto"/>
        <w:rPr>
          <w:rFonts w:ascii="Calibri" w:hAnsi="Calibri" w:eastAsia="Calibri" w:cs="SimSun"/>
          <w:lang w:val="en-US" w:eastAsia="en-US" w:bidi="ar-SA"/>
        </w:rPr>
      </w:pPr>
      <w:r>
        <w:drawing>
          <wp:inline distT="0" distB="0" distL="0" distR="0">
            <wp:extent cx="6553200" cy="4305300"/>
            <wp:effectExtent l="19050" t="0" r="0" b="0"/>
            <wp:docPr id="1034" name="Picture 16" descr="Trained Evaluation Metrics For Classification Model"/>
            <wp:cNvGraphicFramePr/>
            <a:graphic xmlns:a="http://schemas.openxmlformats.org/drawingml/2006/main">
              <a:graphicData uri="http://schemas.openxmlformats.org/drawingml/2006/picture">
                <pic:pic xmlns:pic="http://schemas.openxmlformats.org/drawingml/2006/picture">
                  <pic:nvPicPr>
                    <pic:cNvPr id="1034" name="Picture 16" descr="Trained Evaluation Metrics For Classification Model"/>
                    <pic:cNvPicPr/>
                  </pic:nvPicPr>
                  <pic:blipFill>
                    <a:blip r:embed="rId8" cstate="print"/>
                    <a:stretch>
                      <a:fillRect/>
                    </a:stretch>
                  </pic:blipFill>
                  <pic:spPr>
                    <a:xfrm>
                      <a:off x="0" y="0"/>
                      <a:ext cx="6553200" cy="4305300"/>
                    </a:xfrm>
                    <a:prstGeom prst="rect">
                      <a:avLst/>
                    </a:prstGeom>
                    <a:ln>
                      <a:noFill/>
                    </a:ln>
                  </pic:spPr>
                </pic:pic>
              </a:graphicData>
            </a:graphic>
          </wp:inline>
        </w:drawing>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We feed the image of the dog into the training model. Suppose the model predicts that this is a dog, and then we compare the prediction to the correct label. If the model predicts that this image is a cat and then we again compare it to the correct label and it would be incorrect.</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We repeat this process for all images in X_test data. Eventually, we’ll have a count of correct and incorrect matches. But in reality, it is very rare that all incorrect or correct matches hold </w:t>
      </w:r>
      <w:r>
        <w:rPr>
          <w:b/>
          <w:bCs/>
          <w:color w:val="222222"/>
          <w:sz w:val="27"/>
          <w:szCs w:val="27"/>
          <w:lang w:val="en-US" w:eastAsia="en-US" w:bidi="ar-SA"/>
        </w:rPr>
        <w:t>equal value</w:t>
      </w:r>
      <w:r>
        <w:rPr>
          <w:color w:val="222222"/>
          <w:sz w:val="27"/>
          <w:szCs w:val="27"/>
          <w:lang w:val="en-US" w:eastAsia="en-US" w:bidi="ar-SA"/>
        </w:rPr>
        <w:t>. Therefore one metric won’t tell the entire story.</w:t>
      </w:r>
    </w:p>
    <w:p>
      <w:pPr>
        <w:spacing w:before="0" w:beforeAutospacing="0" w:after="100" w:afterAutospacing="1" w:line="495" w:lineRule="atLeast"/>
        <w:jc w:val="both"/>
        <w:rPr>
          <w:color w:val="222222"/>
          <w:sz w:val="27"/>
          <w:szCs w:val="27"/>
          <w:lang w:val="en-US" w:eastAsia="en-US" w:bidi="ar-SA"/>
        </w:rPr>
      </w:pPr>
      <w:r>
        <w:rPr>
          <w:color w:val="222222"/>
          <w:sz w:val="27"/>
          <w:szCs w:val="27"/>
          <w:lang w:val="en-US" w:eastAsia="en-US" w:bidi="ar-SA"/>
        </w:rPr>
        <w:t>Accuracy is useful when the target class is </w:t>
      </w:r>
      <w:r>
        <w:rPr>
          <w:b/>
          <w:bCs/>
          <w:i/>
          <w:iCs/>
          <w:color w:val="222222"/>
          <w:sz w:val="27"/>
          <w:szCs w:val="27"/>
          <w:lang w:val="en-US" w:eastAsia="en-US" w:bidi="ar-SA"/>
        </w:rPr>
        <w:t>well balanced</w:t>
      </w:r>
      <w:r>
        <w:rPr>
          <w:color w:val="222222"/>
          <w:sz w:val="27"/>
          <w:szCs w:val="27"/>
          <w:lang w:val="en-US" w:eastAsia="en-US" w:bidi="ar-SA"/>
        </w:rPr>
        <w:t> but is not a good choice for the unbalanced classes. Imagine the scenario where we had 99 images of the dog and only 1 image of a cat present in our training data. Then our model would always predict the dog, and therefore we got 99% accuracy. In reality, Data is always imbalanced for example Spam email, credit card fraud, and medical diagnosis. Hence, if we want to do a better model evaluation and have a full picture of the model evaluation, other metrics such as recall and precision should also be considered.</w:t>
      </w:r>
    </w:p>
    <w:p>
      <w:pPr>
        <w:shd w:val="clear" w:color="auto" w:fill="FFFFFF"/>
        <w:spacing w:after="150" w:line="240" w:lineRule="auto"/>
        <w:jc w:val="both"/>
        <w:textAlignment w:val="baseline"/>
        <w:rPr>
          <w:rFonts w:ascii="Arial Black" w:hAnsi="Arial Black" w:cs="Arial Black"/>
          <w:color w:val="273239"/>
          <w:spacing w:val="2"/>
          <w:sz w:val="44"/>
          <w:szCs w:val="44"/>
          <w:lang w:val="en-US" w:eastAsia="en-US" w:bidi="ar-SA"/>
        </w:rPr>
      </w:pPr>
      <w:r>
        <w:rPr>
          <w:rFonts w:ascii="Arial Black" w:hAnsi="Arial Black" w:cs="Arial Black"/>
          <w:color w:val="273239"/>
          <w:spacing w:val="2"/>
          <w:sz w:val="56"/>
          <w:szCs w:val="56"/>
          <w:lang w:val="en-US" w:eastAsia="en-US" w:bidi="ar-SA"/>
        </w:rPr>
        <w:t>V</w:t>
      </w:r>
      <w:r>
        <w:rPr>
          <w:rFonts w:ascii="Arial Black" w:hAnsi="Arial Black" w:cs="Arial Black"/>
          <w:color w:val="273239"/>
          <w:spacing w:val="2"/>
          <w:sz w:val="44"/>
          <w:szCs w:val="44"/>
          <w:lang w:val="en-US" w:eastAsia="en-US" w:bidi="ar-SA"/>
        </w:rPr>
        <w:t>isualization</w:t>
      </w:r>
    </w:p>
    <w:p>
      <w:pPr>
        <w:shd w:val="clear" w:color="auto" w:fill="FFFFFF"/>
        <w:spacing w:after="150" w:line="240" w:lineRule="auto"/>
        <w:ind w:firstLine="528" w:firstLineChars="200"/>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Data visualization provides a good, organized pictorial representation of the </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data which makes it easier to understand, observe, analyze. In this tutorial, </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we will discuss how to visualize data using Python.</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p>
    <w:p>
      <w:pPr>
        <w:shd w:val="clear" w:color="auto" w:fill="FFFFFF"/>
        <w:spacing w:after="150" w:line="240" w:lineRule="auto"/>
        <w:textAlignment w:val="baseline"/>
        <w:rPr>
          <w:rFonts w:ascii="Arial" w:hAnsi="Arial" w:cs="Arial"/>
          <w:color w:val="273239"/>
          <w:spacing w:val="2"/>
          <w:sz w:val="26"/>
          <w:szCs w:val="26"/>
          <w:lang w:val="en-US" w:eastAsia="en-US" w:bidi="ar-SA"/>
        </w:rPr>
      </w:pPr>
      <w:r>
        <w:rPr>
          <w:rFonts w:ascii="Arial" w:hAnsi="Arial" w:eastAsia="Times New Roman" w:cs="Arial"/>
          <w:color w:val="273239"/>
          <w:spacing w:val="2"/>
          <w:sz w:val="26"/>
          <w:szCs w:val="26"/>
        </w:rPr>
        <w:drawing>
          <wp:inline distT="0" distB="0" distL="0" distR="0">
            <wp:extent cx="9525000" cy="4607560"/>
            <wp:effectExtent l="19050" t="0" r="0" b="0"/>
            <wp:docPr id="1035" name="Picture 21" descr="data visualization using python"/>
            <wp:cNvGraphicFramePr/>
            <a:graphic xmlns:a="http://schemas.openxmlformats.org/drawingml/2006/main">
              <a:graphicData uri="http://schemas.openxmlformats.org/drawingml/2006/picture">
                <pic:pic xmlns:pic="http://schemas.openxmlformats.org/drawingml/2006/picture">
                  <pic:nvPicPr>
                    <pic:cNvPr id="1035" name="Picture 21" descr="data visualization using python"/>
                    <pic:cNvPicPr/>
                  </pic:nvPicPr>
                  <pic:blipFill>
                    <a:blip r:embed="rId9" cstate="print"/>
                    <a:stretch>
                      <a:fillRect/>
                    </a:stretch>
                  </pic:blipFill>
                  <pic:spPr>
                    <a:xfrm>
                      <a:off x="0" y="0"/>
                      <a:ext cx="9525000" cy="4607560"/>
                    </a:xfrm>
                    <a:prstGeom prst="rect">
                      <a:avLst/>
                    </a:prstGeom>
                    <a:ln>
                      <a:noFill/>
                    </a:ln>
                  </pic:spPr>
                </pic:pic>
              </a:graphicData>
            </a:graphic>
          </wp:inline>
        </w:drawing>
      </w:r>
    </w:p>
    <w:p>
      <w:pPr>
        <w:shd w:val="clear" w:color="auto" w:fill="FFFFFF"/>
        <w:spacing w:after="150" w:line="240" w:lineRule="auto"/>
        <w:ind w:firstLine="660" w:firstLineChars="250"/>
        <w:jc w:val="both"/>
        <w:textAlignment w:val="baseline"/>
        <w:rPr>
          <w:rFonts w:ascii="Arial" w:hAnsi="Arial" w:cs="Arial"/>
          <w:color w:val="273239"/>
          <w:spacing w:val="2"/>
          <w:sz w:val="26"/>
          <w:szCs w:val="26"/>
          <w:lang w:val="en-US" w:eastAsia="en-US" w:bidi="ar-SA"/>
        </w:rPr>
      </w:pPr>
    </w:p>
    <w:p>
      <w:pPr>
        <w:shd w:val="clear" w:color="auto" w:fill="FFFFFF"/>
        <w:spacing w:after="150" w:line="240" w:lineRule="auto"/>
        <w:ind w:firstLine="660" w:firstLineChars="250"/>
        <w:jc w:val="both"/>
        <w:textAlignment w:val="baseline"/>
        <w:rPr>
          <w:rFonts w:ascii="Arial" w:hAnsi="Arial" w:cs="Arial"/>
          <w:color w:val="273239"/>
          <w:spacing w:val="2"/>
          <w:sz w:val="26"/>
          <w:szCs w:val="26"/>
          <w:lang w:val="en-US" w:eastAsia="en-US" w:bidi="ar-SA"/>
        </w:rPr>
      </w:pPr>
    </w:p>
    <w:p>
      <w:pPr>
        <w:shd w:val="clear" w:color="auto" w:fill="FFFFFF"/>
        <w:spacing w:after="150" w:line="240" w:lineRule="auto"/>
        <w:ind w:firstLine="264" w:firstLineChars="100"/>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Python provides various libraries that come with different features for </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visualizing data. All these libraries come with different features and can </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support various types of graphs. In this tutorial, we will be discussing four </w:t>
      </w:r>
    </w:p>
    <w:p>
      <w:pPr>
        <w:shd w:val="clear" w:color="auto" w:fill="FFFFFF"/>
        <w:spacing w:after="15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such libraries.</w:t>
      </w:r>
    </w:p>
    <w:p>
      <w:pPr>
        <w:shd w:val="clear" w:color="auto" w:fill="FFFFFF"/>
        <w:spacing w:after="0" w:line="240" w:lineRule="auto"/>
        <w:ind w:left="360"/>
        <w:jc w:val="both"/>
        <w:textAlignment w:val="baseline"/>
        <w:rPr>
          <w:rFonts w:ascii="Arial" w:hAnsi="Arial" w:cs="Arial"/>
          <w:color w:val="273239"/>
          <w:spacing w:val="2"/>
          <w:sz w:val="26"/>
          <w:szCs w:val="26"/>
          <w:lang w:val="en-US" w:eastAsia="en-US" w:bidi="ar-SA"/>
        </w:rPr>
      </w:pPr>
    </w:p>
    <w:p>
      <w:pPr>
        <w:keepNext/>
        <w:keepLines/>
        <w:shd w:val="clear" w:color="auto" w:fill="FFFFFF"/>
        <w:spacing w:before="0" w:after="0" w:line="276" w:lineRule="auto"/>
        <w:jc w:val="both"/>
        <w:textAlignment w:val="baseline"/>
        <w:outlineLvl w:val="1"/>
        <w:rPr>
          <w:rFonts w:ascii="Arial Black" w:hAnsi="Arial Black" w:eastAsia="SimSun" w:cs="Arial Black"/>
          <w:b/>
          <w:bCs/>
          <w:color w:val="273239"/>
          <w:spacing w:val="2"/>
          <w:sz w:val="48"/>
          <w:szCs w:val="48"/>
          <w:lang w:val="en-US" w:eastAsia="en-US" w:bidi="ar-SA"/>
        </w:rPr>
      </w:pPr>
      <w:r>
        <w:rPr>
          <w:rFonts w:ascii="Arial Black" w:hAnsi="Arial Black" w:eastAsia="SimSun" w:cs="Arial Black"/>
          <w:b/>
          <w:bCs/>
          <w:color w:val="273239"/>
          <w:spacing w:val="2"/>
          <w:sz w:val="48"/>
          <w:szCs w:val="48"/>
          <w:lang w:val="en-US" w:eastAsia="en-US" w:bidi="ar-SA"/>
        </w:rPr>
        <w:t>Matplotlib</w:t>
      </w:r>
    </w:p>
    <w:p>
      <w:pPr>
        <w:shd w:val="clear" w:color="auto" w:fill="FFFFFF"/>
        <w:spacing w:before="0" w:beforeAutospacing="0" w:after="150" w:afterAutospacing="0" w:line="240" w:lineRule="auto"/>
        <w:ind w:firstLine="792" w:firstLineChars="300"/>
        <w:jc w:val="both"/>
        <w:textAlignment w:val="baseline"/>
        <w:rPr>
          <w:rFonts w:ascii="Arial" w:hAnsi="Arial" w:cs="Arial"/>
          <w:color w:val="273239"/>
          <w:spacing w:val="2"/>
          <w:sz w:val="26"/>
          <w:szCs w:val="26"/>
          <w:lang w:val="en-US" w:eastAsia="en-US" w:bidi="ar-SA"/>
        </w:rPr>
      </w:pPr>
    </w:p>
    <w:p>
      <w:pPr>
        <w:shd w:val="clear" w:color="auto" w:fill="FFFFFF"/>
        <w:spacing w:before="0" w:beforeAutospacing="0" w:after="150" w:afterAutospacing="0" w:line="240" w:lineRule="auto"/>
        <w:ind w:firstLine="792" w:firstLineChars="300"/>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Matplotlib is an easy-to-use, low-level data visualization library that is </w:t>
      </w:r>
    </w:p>
    <w:p>
      <w:pPr>
        <w:shd w:val="clear" w:color="auto" w:fill="FFFFFF"/>
        <w:spacing w:before="0" w:beforeAutospacing="0" w:after="150" w:afterAutospacing="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 xml:space="preserve">built on NumPy arrays. It consists of various plots like scatter plot, line plot, </w:t>
      </w:r>
    </w:p>
    <w:p>
      <w:pPr>
        <w:shd w:val="clear" w:color="auto" w:fill="FFFFFF"/>
        <w:spacing w:before="0" w:beforeAutospacing="0" w:after="150" w:afterAutospacing="0" w:line="240" w:lineRule="auto"/>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histogram, etc. Matplotlib provides a lot of flexibility. </w:t>
      </w:r>
    </w:p>
    <w:p>
      <w:pPr>
        <w:shd w:val="clear" w:color="auto" w:fill="FFFFFF"/>
        <w:spacing w:before="0" w:beforeAutospacing="0" w:after="150" w:afterAutospacing="0" w:line="240" w:lineRule="auto"/>
        <w:jc w:val="both"/>
        <w:textAlignment w:val="baseline"/>
        <w:rPr>
          <w:rFonts w:ascii="Arial" w:hAnsi="Arial" w:cs="Arial"/>
          <w:color w:val="273239"/>
          <w:spacing w:val="2"/>
          <w:sz w:val="32"/>
          <w:szCs w:val="32"/>
          <w:lang w:val="en-US" w:eastAsia="en-US" w:bidi="ar-SA"/>
        </w:rPr>
      </w:pPr>
      <w:r>
        <w:rPr>
          <w:rFonts w:ascii="Arial" w:hAnsi="Arial" w:cs="Arial"/>
          <w:color w:val="273239"/>
          <w:spacing w:val="2"/>
          <w:sz w:val="32"/>
          <w:szCs w:val="32"/>
          <w:lang w:val="en-US" w:eastAsia="en-US" w:bidi="ar-SA"/>
        </w:rPr>
        <w:t>To install this type the below command in the terminal: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s="Courier New"/>
          <w:color w:val="0000FF"/>
          <w:spacing w:val="2"/>
          <w:lang w:val="en-US" w:eastAsia="en-US" w:bidi="ar-SA"/>
        </w:rPr>
      </w:pPr>
      <w:r>
        <w:rPr>
          <w:rFonts w:ascii="Consolas" w:hAnsi="Consolas" w:cs="Courier New"/>
          <w:color w:val="0000FF"/>
          <w:spacing w:val="2"/>
          <w:lang w:val="en-US" w:eastAsia="en-US" w:bidi="ar-SA"/>
        </w:rPr>
        <w:t>pip install matplotlib</w:t>
      </w:r>
    </w:p>
    <w:p>
      <w:pPr>
        <w:shd w:val="clear" w:color="auto" w:fill="FFFFFF"/>
        <w:spacing w:before="0" w:beforeAutospacing="0" w:after="150" w:afterAutospacing="0" w:line="240" w:lineRule="auto"/>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rPr>
        <w:drawing>
          <wp:inline distT="0" distB="0" distL="0" distR="0">
            <wp:extent cx="8001000" cy="4905375"/>
            <wp:effectExtent l="0" t="0" r="0" b="0"/>
            <wp:docPr id="1036" name="Picture 23" descr="install matplotlib"/>
            <wp:cNvGraphicFramePr/>
            <a:graphic xmlns:a="http://schemas.openxmlformats.org/drawingml/2006/main">
              <a:graphicData uri="http://schemas.openxmlformats.org/drawingml/2006/picture">
                <pic:pic xmlns:pic="http://schemas.openxmlformats.org/drawingml/2006/picture">
                  <pic:nvPicPr>
                    <pic:cNvPr id="1036" name="Picture 23" descr="install matplotlib"/>
                    <pic:cNvPicPr/>
                  </pic:nvPicPr>
                  <pic:blipFill>
                    <a:blip r:embed="rId10" cstate="print"/>
                    <a:stretch>
                      <a:fillRect/>
                    </a:stretch>
                  </pic:blipFill>
                  <pic:spPr>
                    <a:xfrm>
                      <a:off x="0" y="0"/>
                      <a:ext cx="8001000" cy="4905375"/>
                    </a:xfrm>
                    <a:prstGeom prst="rect">
                      <a:avLst/>
                    </a:prstGeom>
                    <a:ln>
                      <a:noFill/>
                    </a:ln>
                  </pic:spPr>
                </pic:pic>
              </a:graphicData>
            </a:graphic>
          </wp:inline>
        </w:drawing>
      </w:r>
    </w:p>
    <w:p>
      <w:pPr>
        <w:spacing w:before="0" w:beforeAutospacing="0" w:after="150" w:afterAutospacing="0" w:line="240" w:lineRule="auto"/>
        <w:textAlignment w:val="baseline"/>
        <w:rPr>
          <w:rFonts w:ascii="Arial" w:hAnsi="Arial" w:cs="Arial"/>
          <w:i/>
          <w:iCs/>
          <w:color w:val="273239"/>
          <w:spacing w:val="2"/>
          <w:sz w:val="26"/>
          <w:szCs w:val="26"/>
          <w:lang w:val="en-US" w:eastAsia="en-US" w:bidi="ar-SA"/>
        </w:rPr>
      </w:pPr>
      <w:r>
        <w:rPr>
          <w:rFonts w:ascii="Arial" w:hAnsi="Arial" w:cs="Arial"/>
          <w:i/>
          <w:iCs/>
          <w:color w:val="273239"/>
          <w:spacing w:val="2"/>
          <w:sz w:val="26"/>
          <w:szCs w:val="26"/>
          <w:lang w:val="en-US" w:eastAsia="en-US" w:bidi="ar-SA"/>
        </w:rPr>
        <w:t>Refer to the below articles to get more information setting up an environment with Matplotlib.</w:t>
      </w:r>
    </w:p>
    <w:p>
      <w:pPr>
        <w:numPr>
          <w:ilvl w:val="0"/>
          <w:numId w:val="3"/>
        </w:numPr>
        <w:spacing w:after="0" w:line="240" w:lineRule="auto"/>
        <w:ind w:left="360" w:hanging="360"/>
        <w:textAlignment w:val="baseline"/>
        <w:rPr>
          <w:rFonts w:ascii="Arial" w:hAnsi="Arial" w:eastAsia="Calibri" w:cs="Arial"/>
          <w:i/>
          <w:iCs/>
          <w:color w:val="273239"/>
          <w:spacing w:val="2"/>
          <w:sz w:val="26"/>
          <w:szCs w:val="26"/>
          <w:lang w:val="en-US" w:eastAsia="en-US" w:bidi="ar-SA"/>
        </w:rPr>
      </w:pPr>
      <w:r>
        <w:fldChar w:fldCharType="begin"/>
      </w:r>
      <w:r>
        <w:instrText xml:space="preserve"> HYPERLINK "https://www.geeksforgeeks.org/environment-setup-for-matplotlib/" </w:instrText>
      </w:r>
      <w:r>
        <w:fldChar w:fldCharType="separate"/>
      </w:r>
      <w:r>
        <w:rPr>
          <w:rFonts w:ascii="Arial" w:hAnsi="Arial" w:eastAsia="Calibri" w:cs="Arial"/>
          <w:i/>
          <w:iCs/>
          <w:color w:val="0000FF"/>
          <w:spacing w:val="2"/>
          <w:sz w:val="26"/>
          <w:szCs w:val="26"/>
          <w:u w:val="single"/>
          <w:lang w:val="en-US" w:eastAsia="en-US" w:bidi="ar-SA"/>
        </w:rPr>
        <w:t>Environment Setup for Matplotlib</w:t>
      </w:r>
      <w:r>
        <w:rPr>
          <w:rFonts w:ascii="Arial" w:hAnsi="Arial" w:eastAsia="Calibri" w:cs="Arial"/>
          <w:i/>
          <w:iCs/>
          <w:color w:val="0000FF"/>
          <w:spacing w:val="2"/>
          <w:sz w:val="26"/>
          <w:szCs w:val="26"/>
          <w:u w:val="single"/>
          <w:lang w:val="en-US" w:eastAsia="en-US" w:bidi="ar-SA"/>
        </w:rPr>
        <w:fldChar w:fldCharType="end"/>
      </w:r>
    </w:p>
    <w:p>
      <w:pPr>
        <w:numPr>
          <w:ilvl w:val="0"/>
          <w:numId w:val="3"/>
        </w:numPr>
        <w:spacing w:after="0" w:line="240" w:lineRule="auto"/>
        <w:ind w:left="360" w:hanging="360"/>
        <w:textAlignment w:val="baseline"/>
        <w:rPr>
          <w:rFonts w:ascii="Arial" w:hAnsi="Arial" w:eastAsia="Calibri" w:cs="Arial"/>
          <w:i/>
          <w:iCs/>
          <w:color w:val="273239"/>
          <w:spacing w:val="2"/>
          <w:sz w:val="26"/>
          <w:szCs w:val="26"/>
          <w:lang w:val="en-US" w:eastAsia="en-US" w:bidi="ar-SA"/>
        </w:rPr>
      </w:pPr>
      <w:r>
        <w:fldChar w:fldCharType="begin"/>
      </w:r>
      <w:r>
        <w:instrText xml:space="preserve"> HYPERLINK "https://www.geeksforgeeks.org/using-matplotlib-with-jupyter-notebook/" </w:instrText>
      </w:r>
      <w:r>
        <w:fldChar w:fldCharType="separate"/>
      </w:r>
      <w:r>
        <w:rPr>
          <w:rFonts w:ascii="Arial" w:hAnsi="Arial" w:eastAsia="Calibri" w:cs="Arial"/>
          <w:i/>
          <w:iCs/>
          <w:color w:val="0000FF"/>
          <w:spacing w:val="2"/>
          <w:sz w:val="26"/>
          <w:szCs w:val="26"/>
          <w:u w:val="single"/>
          <w:lang w:val="en-US" w:eastAsia="en-US" w:bidi="ar-SA"/>
        </w:rPr>
        <w:t>Using Matplotlib with Jupyter Notebook</w:t>
      </w:r>
      <w:r>
        <w:rPr>
          <w:rFonts w:ascii="Arial" w:hAnsi="Arial" w:eastAsia="Calibri" w:cs="Arial"/>
          <w:i/>
          <w:iCs/>
          <w:color w:val="0000FF"/>
          <w:spacing w:val="2"/>
          <w:sz w:val="26"/>
          <w:szCs w:val="26"/>
          <w:u w:val="single"/>
          <w:lang w:val="en-US" w:eastAsia="en-US" w:bidi="ar-SA"/>
        </w:rPr>
        <w:fldChar w:fldCharType="end"/>
      </w:r>
    </w:p>
    <w:p>
      <w:pPr>
        <w:shd w:val="clear" w:color="auto" w:fill="FFFFFF"/>
        <w:spacing w:before="0" w:beforeAutospacing="0" w:after="150" w:afterAutospacing="0" w:line="240" w:lineRule="auto"/>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After installing Matplotlib, let’s see the most commonly used plots using this library.</w:t>
      </w:r>
    </w:p>
    <w:p>
      <w:pPr>
        <w:numPr>
          <w:ilvl w:val="0"/>
          <w:numId w:val="4"/>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Matplotlib</w:t>
      </w:r>
    </w:p>
    <w:p>
      <w:pPr>
        <w:numPr>
          <w:ilvl w:val="0"/>
          <w:numId w:val="4"/>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Seaborn</w:t>
      </w:r>
    </w:p>
    <w:p>
      <w:pPr>
        <w:numPr>
          <w:ilvl w:val="0"/>
          <w:numId w:val="4"/>
        </w:numPr>
        <w:shd w:val="clear" w:color="auto" w:fill="FFFFFF"/>
        <w:spacing w:after="0" w:line="240" w:lineRule="auto"/>
        <w:ind w:left="360" w:hanging="360"/>
        <w:jc w:val="both"/>
        <w:textAlignment w:val="baseline"/>
        <w:rPr>
          <w:rFonts w:ascii="Arial" w:hAnsi="Arial" w:cs="Arial"/>
          <w:color w:val="273239"/>
          <w:spacing w:val="2"/>
          <w:sz w:val="26"/>
          <w:szCs w:val="26"/>
          <w:lang w:val="en-US" w:eastAsia="en-US" w:bidi="ar-SA"/>
        </w:rPr>
      </w:pPr>
      <w:r>
        <w:rPr>
          <w:rFonts w:ascii="Arial" w:hAnsi="Arial" w:cs="Arial"/>
          <w:color w:val="273239"/>
          <w:spacing w:val="2"/>
          <w:sz w:val="26"/>
          <w:szCs w:val="26"/>
          <w:lang w:val="en-US" w:eastAsia="en-US" w:bidi="ar-SA"/>
        </w:rPr>
        <w:t>Bokeh</w:t>
      </w:r>
    </w:p>
    <w:p>
      <w:pPr>
        <w:numPr>
          <w:ilvl w:val="0"/>
          <w:numId w:val="4"/>
        </w:numPr>
        <w:shd w:val="clear" w:color="auto" w:fill="FFFFFF"/>
        <w:spacing w:after="0" w:line="240" w:lineRule="auto"/>
        <w:ind w:left="360" w:hanging="360"/>
        <w:jc w:val="both"/>
        <w:textAlignment w:val="baseline"/>
        <w:rPr>
          <w:rFonts w:ascii="Arial" w:hAnsi="Arial" w:cs="Arial"/>
          <w:color w:val="222222"/>
          <w:sz w:val="27"/>
          <w:szCs w:val="27"/>
          <w:lang w:val="en-US" w:eastAsia="en-US" w:bidi="ar-SA"/>
        </w:rPr>
        <w:sectPr>
          <w:pgSz w:w="12240" w:h="15840"/>
          <w:pgMar w:top="1440" w:right="1440" w:bottom="1440" w:left="1440" w:header="720" w:footer="720" w:gutter="0"/>
          <w:cols w:space="720" w:num="1"/>
          <w:docGrid w:linePitch="360" w:charSpace="0"/>
        </w:sectPr>
      </w:pPr>
      <w:r>
        <w:rPr>
          <w:rFonts w:ascii="Arial" w:hAnsi="Arial" w:cs="Arial"/>
          <w:color w:val="273239"/>
          <w:spacing w:val="2"/>
          <w:sz w:val="26"/>
          <w:szCs w:val="26"/>
          <w:lang w:val="en-US" w:eastAsia="en-US" w:bidi="ar-SA"/>
        </w:rPr>
        <w:t>Plotl</w:t>
      </w:r>
    </w:p>
    <w:p>
      <w:pPr>
        <w:shd w:val="clear" w:color="auto" w:fill="FFFFFF"/>
        <w:spacing w:before="300" w:beforeAutospacing="0" w:after="340" w:afterAutospacing="0" w:line="240" w:lineRule="auto"/>
        <w:ind w:left="1440" w:leftChars="600" w:firstLine="1441" w:firstLineChars="200"/>
        <w:rPr>
          <w:rFonts w:ascii="Helvetica" w:hAnsi="Helvetica" w:cs="Helvetica"/>
          <w:b/>
          <w:bCs/>
          <w:color w:val="92D050"/>
          <w:sz w:val="72"/>
          <w:szCs w:val="72"/>
          <w:lang w:val="en-US" w:eastAsia="en-US" w:bidi="ar-SA"/>
        </w:rPr>
      </w:pPr>
      <w:r>
        <w:rPr>
          <w:rFonts w:ascii="Helvetica" w:hAnsi="Helvetica" w:cs="Helvetica"/>
          <w:b/>
          <w:bCs/>
          <w:sz w:val="72"/>
          <w:szCs w:val="72"/>
          <w:lang w:val="en-US" w:eastAsia="en-US" w:bidi="ar-SA"/>
        </w:rPr>
        <w:t>COVID-19</w:t>
      </w:r>
      <w:r>
        <w:rPr>
          <w:rFonts w:hint="default" w:ascii="Helvetica" w:hAnsi="Helvetica" w:cs="Helvetica"/>
          <w:b/>
          <w:bCs/>
          <w:sz w:val="72"/>
          <w:szCs w:val="72"/>
          <w:lang w:val="en-US" w:eastAsia="en-US" w:bidi="ar-SA"/>
        </w:rPr>
        <w:t xml:space="preserve"> </w:t>
      </w:r>
      <w:r>
        <w:rPr>
          <w:rFonts w:ascii="Helvetica" w:hAnsi="Helvetica" w:cs="Helvetica"/>
          <w:b/>
          <w:bCs/>
          <w:sz w:val="72"/>
          <w:szCs w:val="72"/>
          <w:lang w:val="en-US" w:eastAsia="en-US" w:bidi="ar-SA"/>
        </w:rPr>
        <w:t>VACCINE</w:t>
      </w:r>
      <w:r>
        <w:rPr>
          <w:rFonts w:hint="default" w:ascii="Helvetica" w:hAnsi="Helvetica" w:cs="Helvetica"/>
          <w:b/>
          <w:bCs/>
          <w:sz w:val="72"/>
          <w:szCs w:val="72"/>
          <w:lang w:val="en-US" w:eastAsia="en-US" w:bidi="ar-SA"/>
        </w:rPr>
        <w:t xml:space="preserve"> </w:t>
      </w:r>
      <w:r>
        <w:rPr>
          <w:rFonts w:ascii="Helvetica" w:hAnsi="Helvetica" w:cs="Helvetica"/>
          <w:b/>
          <w:bCs/>
          <w:sz w:val="72"/>
          <w:szCs w:val="72"/>
          <w:lang w:val="en-US" w:eastAsia="en-US" w:bidi="ar-SA"/>
        </w:rPr>
        <w:t>ANALYSIS</w:t>
      </w:r>
      <w:r>
        <w:rPr>
          <w:rFonts w:ascii="Helvetica" w:hAnsi="Helvetica" w:cs="Helvetica"/>
          <w:b/>
          <w:bCs/>
          <w:color w:val="92D050"/>
          <w:sz w:val="72"/>
          <w:szCs w:val="72"/>
          <w:lang w:val="en-US" w:eastAsia="en-US" w:bidi="ar-SA"/>
        </w:rPr>
        <w:t xml:space="preserve"> </w:t>
      </w:r>
    </w:p>
    <w:p>
      <w:pPr>
        <w:shd w:val="clear" w:color="auto" w:fill="FFFFFF"/>
        <w:spacing w:before="300" w:beforeAutospacing="0" w:after="340" w:afterAutospacing="0" w:line="240" w:lineRule="auto"/>
        <w:rPr>
          <w:rFonts w:ascii="Helvetica" w:hAnsi="Helvetica" w:cs="Helvetica"/>
          <w:b/>
          <w:bCs/>
          <w:sz w:val="52"/>
          <w:szCs w:val="52"/>
          <w:lang w:val="en-US" w:eastAsia="en-US" w:bidi="ar-SA"/>
        </w:rPr>
      </w:pPr>
      <w:r>
        <w:rPr>
          <w:rFonts w:ascii="Helvetica" w:hAnsi="Helvetica" w:cs="Helvetica"/>
          <w:b/>
          <w:bCs/>
          <w:color w:val="92D050"/>
          <w:sz w:val="40"/>
          <w:szCs w:val="40"/>
          <w:lang w:val="en-US" w:eastAsia="en-US" w:bidi="ar-SA"/>
        </w:rPr>
        <w:t xml:space="preserve">      </w:t>
      </w:r>
      <w:r>
        <w:rPr>
          <w:rFonts w:hint="default" w:ascii="Helvetica" w:hAnsi="Helvetica" w:cs="Helvetica"/>
          <w:b/>
          <w:bCs/>
          <w:color w:val="92D050"/>
          <w:sz w:val="40"/>
          <w:szCs w:val="40"/>
          <w:lang w:val="en-US" w:eastAsia="en-US" w:bidi="ar-SA"/>
        </w:rPr>
        <w:t xml:space="preserve">                         </w:t>
      </w:r>
      <w:r>
        <w:rPr>
          <w:rFonts w:ascii="Helvetica" w:hAnsi="Helvetica" w:cs="Helvetica"/>
          <w:b/>
          <w:bCs/>
          <w:sz w:val="52"/>
          <w:szCs w:val="52"/>
          <w:lang w:val="en-US" w:eastAsia="en-US" w:bidi="ar-SA"/>
        </w:rPr>
        <w:t>PHASE 2</w:t>
      </w:r>
    </w:p>
    <w:p>
      <w:pPr>
        <w:shd w:val="clear" w:color="auto" w:fill="FFFFFF"/>
        <w:spacing w:before="300" w:beforeAutospacing="0" w:after="340" w:afterAutospacing="0" w:line="240" w:lineRule="auto"/>
        <w:rPr>
          <w:rFonts w:ascii="Arial" w:hAnsi="Arial" w:cs="Arial"/>
          <w:color w:val="202124"/>
          <w:sz w:val="30"/>
          <w:szCs w:val="30"/>
          <w:shd w:val="clear" w:color="auto" w:fill="FFFFFF"/>
          <w:lang w:val="en-US" w:eastAsia="en-US" w:bidi="ar-SA"/>
        </w:rPr>
      </w:pPr>
      <w:r>
        <w:rPr>
          <w:rFonts w:ascii="Cambria" w:hAnsi="Cambria" w:cs="Helvetica"/>
          <w:b/>
          <w:bCs/>
          <w:sz w:val="44"/>
          <w:szCs w:val="44"/>
          <w:lang w:val="en-US" w:eastAsia="en-US" w:bidi="ar-SA"/>
        </w:rPr>
        <w:t xml:space="preserve"> Explanation:</w:t>
      </w:r>
      <w:r>
        <w:rPr>
          <w:rFonts w:ascii="Arial" w:hAnsi="Arial" w:cs="Arial"/>
          <w:color w:val="202124"/>
          <w:sz w:val="30"/>
          <w:szCs w:val="30"/>
          <w:shd w:val="clear" w:color="auto" w:fill="FFFFFF"/>
          <w:lang w:val="en-US" w:eastAsia="en-US" w:bidi="ar-SA"/>
        </w:rPr>
        <w:t xml:space="preserve"> </w:t>
      </w:r>
    </w:p>
    <w:p>
      <w:pPr>
        <w:shd w:val="clear" w:color="auto" w:fill="FFFFFF"/>
        <w:spacing w:before="300" w:beforeAutospacing="0" w:after="340" w:afterAutospacing="0" w:line="240" w:lineRule="auto"/>
        <w:rPr>
          <w:color w:val="374151"/>
          <w:sz w:val="40"/>
          <w:szCs w:val="40"/>
          <w:shd w:val="clear" w:color="auto" w:fill="F7F7F8"/>
          <w:lang w:val="en-US" w:eastAsia="en-US" w:bidi="ar-SA"/>
        </w:rPr>
      </w:pPr>
      <w:r>
        <w:rPr>
          <w:color w:val="374151"/>
          <w:sz w:val="40"/>
          <w:szCs w:val="40"/>
          <w:shd w:val="clear" w:color="auto" w:fill="F7F7F8"/>
          <w:lang w:val="en-US" w:eastAsia="en-US" w:bidi="ar-SA"/>
        </w:rPr>
        <w:t>COVID-19 vaccine analysis involves rigorous testing in different phases. Initially, researchers conduct lab and animal studies to assess safety and effectiveness. Clinical trials follow, divided into phases to evaluate the vaccine on increasing numbers of volunteers. Regulatory agencies review the data for approval, leading to Emergency Use Authorization or full approval. Continuous monitoring after distribution ensures ongoing safety and efficacy. Global collaboration, publication of results, and transparent communication are integral to the process. The aim is to provide a safe and effective vaccine for public use.</w:t>
      </w:r>
    </w:p>
    <w:p>
      <w:pPr>
        <w:shd w:val="clear" w:color="auto" w:fill="FFFFFF"/>
        <w:spacing w:before="300" w:beforeAutospacing="0" w:after="340" w:afterAutospacing="0" w:line="240" w:lineRule="auto"/>
        <w:rPr>
          <w:rFonts w:ascii="Helvetica" w:hAnsi="Helvetica" w:cs="Helvetica"/>
          <w:b/>
          <w:color w:val="313131"/>
          <w:sz w:val="44"/>
          <w:szCs w:val="44"/>
          <w:lang w:val="en-US" w:eastAsia="en-US" w:bidi="ar-SA"/>
        </w:rPr>
      </w:pPr>
      <w:r>
        <w:rPr>
          <w:rFonts w:hint="default" w:ascii="Helvetica" w:hAnsi="Helvetica" w:cs="Helvetica"/>
          <w:b/>
          <w:color w:val="313131"/>
          <w:sz w:val="44"/>
          <w:szCs w:val="44"/>
          <w:lang w:val="en-US" w:eastAsia="en-US" w:bidi="ar-SA"/>
        </w:rPr>
        <w:t>D</w:t>
      </w:r>
      <w:r>
        <w:rPr>
          <w:rFonts w:ascii="Helvetica" w:hAnsi="Helvetica" w:cs="Helvetica"/>
          <w:b/>
          <w:color w:val="313131"/>
          <w:sz w:val="44"/>
          <w:szCs w:val="44"/>
          <w:lang w:val="en-US" w:eastAsia="en-US" w:bidi="ar-SA"/>
        </w:rPr>
        <w:t xml:space="preserve">etail about </w:t>
      </w:r>
      <w:r>
        <w:rPr>
          <w:rFonts w:hint="default" w:ascii="Helvetica" w:hAnsi="Helvetica" w:cs="Helvetica"/>
          <w:b/>
          <w:color w:val="313131"/>
          <w:sz w:val="44"/>
          <w:szCs w:val="44"/>
          <w:lang w:val="en-US" w:eastAsia="en-US" w:bidi="ar-SA"/>
        </w:rPr>
        <w:t>D</w:t>
      </w:r>
      <w:r>
        <w:rPr>
          <w:rFonts w:ascii="Helvetica" w:hAnsi="Helvetica" w:cs="Helvetica"/>
          <w:b/>
          <w:color w:val="313131"/>
          <w:sz w:val="44"/>
          <w:szCs w:val="44"/>
          <w:lang w:val="en-US" w:eastAsia="en-US" w:bidi="ar-SA"/>
        </w:rPr>
        <w:t>ataset</w:t>
      </w:r>
    </w:p>
    <w:p>
      <w:pPr>
        <w:shd w:val="clear" w:color="auto" w:fill="FFFFFF"/>
        <w:spacing w:before="300" w:beforeAutospacing="0" w:after="340" w:afterAutospacing="0" w:line="240" w:lineRule="auto"/>
        <w:rPr>
          <w:rFonts w:ascii="Arial" w:hAnsi="Arial" w:cs="Arial"/>
          <w:color w:val="202122"/>
          <w:sz w:val="32"/>
          <w:szCs w:val="32"/>
          <w:shd w:val="clear" w:color="auto" w:fill="FFFFFF"/>
          <w:lang w:val="en-US" w:eastAsia="en-US" w:bidi="ar-SA"/>
        </w:rPr>
      </w:pPr>
      <w:r>
        <w:rPr>
          <w:rFonts w:ascii="Arial" w:hAnsi="Arial" w:cs="Arial"/>
          <w:b/>
          <w:bCs/>
          <w:color w:val="202122"/>
          <w:sz w:val="32"/>
          <w:szCs w:val="32"/>
          <w:shd w:val="clear" w:color="auto" w:fill="FFFFFF"/>
          <w:lang w:val="en-US" w:eastAsia="en-US" w:bidi="ar-SA"/>
        </w:rPr>
        <w:t xml:space="preserve">        Kaggle</w:t>
      </w:r>
      <w:r>
        <w:rPr>
          <w:rFonts w:ascii="Arial" w:hAnsi="Arial" w:cs="Arial"/>
          <w:color w:val="202122"/>
          <w:sz w:val="32"/>
          <w:szCs w:val="32"/>
          <w:shd w:val="clear" w:color="auto" w:fill="FFFFFF"/>
          <w:lang w:val="en-US" w:eastAsia="en-US" w:bidi="ar-SA"/>
        </w:rPr>
        <w:t> is a </w:t>
      </w:r>
      <w:r>
        <w:fldChar w:fldCharType="begin"/>
      </w:r>
      <w:r>
        <w:instrText xml:space="preserve"> HYPERLINK "https://en.wikipedia.org/wiki/Data_science_competition_platform" \o "Data science competition platform" </w:instrText>
      </w:r>
      <w:r>
        <w:fldChar w:fldCharType="separate"/>
      </w:r>
      <w:r>
        <w:rPr>
          <w:rFonts w:ascii="Arial" w:hAnsi="Arial" w:cs="Arial"/>
          <w:color w:val="3366CC"/>
          <w:sz w:val="32"/>
          <w:szCs w:val="32"/>
          <w:u w:val="single"/>
          <w:shd w:val="clear" w:color="auto" w:fill="FFFFFF"/>
          <w:lang w:val="en-US" w:eastAsia="en-US" w:bidi="ar-SA"/>
        </w:rPr>
        <w:t>data science competition platform</w:t>
      </w:r>
      <w:r>
        <w:rPr>
          <w:rFonts w:ascii="Arial" w:hAnsi="Arial" w:cs="Arial"/>
          <w:color w:val="3366CC"/>
          <w:sz w:val="32"/>
          <w:szCs w:val="32"/>
          <w:u w:val="single"/>
          <w:shd w:val="clear" w:color="auto" w:fill="FFFFFF"/>
          <w:lang w:val="en-US" w:eastAsia="en-US" w:bidi="ar-SA"/>
        </w:rPr>
        <w:fldChar w:fldCharType="end"/>
      </w:r>
      <w:r>
        <w:rPr>
          <w:rFonts w:ascii="Arial" w:hAnsi="Arial" w:cs="Arial"/>
          <w:color w:val="202122"/>
          <w:sz w:val="32"/>
          <w:szCs w:val="32"/>
          <w:shd w:val="clear" w:color="auto" w:fill="FFFFFF"/>
          <w:lang w:val="en-US" w:eastAsia="en-US" w:bidi="ar-SA"/>
        </w:rPr>
        <w:t xml:space="preserve"> and online </w:t>
      </w:r>
    </w:p>
    <w:p>
      <w:pPr>
        <w:shd w:val="clear" w:color="auto" w:fill="FFFFFF"/>
        <w:spacing w:before="300" w:beforeAutospacing="0" w:after="340" w:afterAutospacing="0" w:line="240" w:lineRule="auto"/>
        <w:rPr>
          <w:rFonts w:ascii="Arial" w:hAnsi="Arial" w:cs="Arial"/>
          <w:color w:val="202122"/>
          <w:sz w:val="32"/>
          <w:szCs w:val="32"/>
          <w:shd w:val="clear" w:color="auto" w:fill="FFFFFF"/>
          <w:lang w:val="en-US" w:eastAsia="en-US" w:bidi="ar-SA"/>
        </w:rPr>
      </w:pPr>
      <w:r>
        <w:rPr>
          <w:rFonts w:ascii="Arial" w:hAnsi="Arial" w:cs="Arial"/>
          <w:color w:val="202122"/>
          <w:sz w:val="32"/>
          <w:szCs w:val="32"/>
          <w:shd w:val="clear" w:color="auto" w:fill="FFFFFF"/>
          <w:lang w:val="en-US" w:eastAsia="en-US" w:bidi="ar-SA"/>
        </w:rPr>
        <w:t>community of </w:t>
      </w:r>
      <w:r>
        <w:fldChar w:fldCharType="begin"/>
      </w:r>
      <w:r>
        <w:instrText xml:space="preserve"> HYPERLINK "https://en.wikipedia.org/wiki/Data_science" \o "Data science" </w:instrText>
      </w:r>
      <w:r>
        <w:fldChar w:fldCharType="separate"/>
      </w:r>
      <w:r>
        <w:rPr>
          <w:rFonts w:ascii="Arial" w:hAnsi="Arial" w:cs="Arial"/>
          <w:color w:val="3366CC"/>
          <w:sz w:val="32"/>
          <w:szCs w:val="32"/>
          <w:u w:val="single"/>
          <w:shd w:val="clear" w:color="auto" w:fill="FFFFFF"/>
          <w:lang w:val="en-US" w:eastAsia="en-US" w:bidi="ar-SA"/>
        </w:rPr>
        <w:t>data scientists</w:t>
      </w:r>
      <w:r>
        <w:rPr>
          <w:rFonts w:ascii="Arial" w:hAnsi="Arial" w:cs="Arial"/>
          <w:color w:val="3366CC"/>
          <w:sz w:val="32"/>
          <w:szCs w:val="32"/>
          <w:u w:val="single"/>
          <w:shd w:val="clear" w:color="auto" w:fill="FFFFFF"/>
          <w:lang w:val="en-US" w:eastAsia="en-US" w:bidi="ar-SA"/>
        </w:rPr>
        <w:fldChar w:fldCharType="end"/>
      </w:r>
      <w:r>
        <w:rPr>
          <w:rFonts w:ascii="Arial" w:hAnsi="Arial" w:cs="Arial"/>
          <w:color w:val="202122"/>
          <w:sz w:val="32"/>
          <w:szCs w:val="32"/>
          <w:shd w:val="clear" w:color="auto" w:fill="FFFFFF"/>
          <w:lang w:val="en-US" w:eastAsia="en-US" w:bidi="ar-SA"/>
        </w:rPr>
        <w:t> and </w:t>
      </w:r>
      <w:r>
        <w:fldChar w:fldCharType="begin"/>
      </w:r>
      <w:r>
        <w:instrText xml:space="preserve"> HYPERLINK "https://en.wikipedia.org/wiki/Machine_learning" \o "Machine learning" </w:instrText>
      </w:r>
      <w:r>
        <w:fldChar w:fldCharType="separate"/>
      </w:r>
      <w:r>
        <w:rPr>
          <w:rFonts w:ascii="Arial" w:hAnsi="Arial" w:cs="Arial"/>
          <w:color w:val="3366CC"/>
          <w:sz w:val="32"/>
          <w:szCs w:val="32"/>
          <w:u w:val="single"/>
          <w:shd w:val="clear" w:color="auto" w:fill="FFFFFF"/>
          <w:lang w:val="en-US" w:eastAsia="en-US" w:bidi="ar-SA"/>
        </w:rPr>
        <w:t>machine learning</w:t>
      </w:r>
      <w:r>
        <w:rPr>
          <w:rFonts w:ascii="Arial" w:hAnsi="Arial" w:cs="Arial"/>
          <w:color w:val="3366CC"/>
          <w:sz w:val="32"/>
          <w:szCs w:val="32"/>
          <w:u w:val="single"/>
          <w:shd w:val="clear" w:color="auto" w:fill="FFFFFF"/>
          <w:lang w:val="en-US" w:eastAsia="en-US" w:bidi="ar-SA"/>
        </w:rPr>
        <w:fldChar w:fldCharType="end"/>
      </w:r>
      <w:r>
        <w:rPr>
          <w:rFonts w:ascii="Arial" w:hAnsi="Arial" w:cs="Arial"/>
          <w:color w:val="202122"/>
          <w:sz w:val="32"/>
          <w:szCs w:val="32"/>
          <w:shd w:val="clear" w:color="auto" w:fill="FFFFFF"/>
          <w:lang w:val="en-US" w:eastAsia="en-US" w:bidi="ar-SA"/>
        </w:rPr>
        <w:t xml:space="preserve"> practitioners </w:t>
      </w:r>
    </w:p>
    <w:p>
      <w:pPr>
        <w:shd w:val="clear" w:color="auto" w:fill="FFFFFF"/>
        <w:spacing w:before="300" w:beforeAutospacing="0" w:after="340" w:afterAutospacing="0" w:line="240" w:lineRule="auto"/>
        <w:rPr>
          <w:rFonts w:ascii="Arial" w:hAnsi="Arial" w:cs="Arial"/>
          <w:color w:val="202122"/>
          <w:shd w:val="clear" w:color="auto" w:fill="FFFFFF"/>
          <w:lang w:val="en-US" w:eastAsia="en-US" w:bidi="ar-SA"/>
        </w:rPr>
      </w:pPr>
      <w:r>
        <w:rPr>
          <w:rFonts w:ascii="Arial" w:hAnsi="Arial" w:cs="Arial"/>
          <w:color w:val="202122"/>
          <w:sz w:val="32"/>
          <w:szCs w:val="32"/>
          <w:shd w:val="clear" w:color="auto" w:fill="FFFFFF"/>
          <w:lang w:val="en-US" w:eastAsia="en-US" w:bidi="ar-SA"/>
        </w:rPr>
        <w:t>under </w:t>
      </w:r>
      <w:r>
        <w:fldChar w:fldCharType="begin"/>
      </w:r>
      <w:r>
        <w:instrText xml:space="preserve"> HYPERLINK "https://en.wikipedia.org/wiki/Google_LLC" \o "Google LLC" </w:instrText>
      </w:r>
      <w:r>
        <w:fldChar w:fldCharType="separate"/>
      </w:r>
      <w:r>
        <w:rPr>
          <w:rFonts w:ascii="Arial" w:hAnsi="Arial" w:cs="Arial"/>
          <w:color w:val="3366CC"/>
          <w:sz w:val="32"/>
          <w:szCs w:val="32"/>
          <w:u w:val="single"/>
          <w:shd w:val="clear" w:color="auto" w:fill="FFFFFF"/>
          <w:lang w:val="en-US" w:eastAsia="en-US" w:bidi="ar-SA"/>
        </w:rPr>
        <w:t>Google LLC</w:t>
      </w:r>
      <w:r>
        <w:rPr>
          <w:rFonts w:ascii="Arial" w:hAnsi="Arial" w:cs="Arial"/>
          <w:color w:val="3366CC"/>
          <w:sz w:val="32"/>
          <w:szCs w:val="32"/>
          <w:u w:val="single"/>
          <w:shd w:val="clear" w:color="auto" w:fill="FFFFFF"/>
          <w:lang w:val="en-US" w:eastAsia="en-US" w:bidi="ar-SA"/>
        </w:rPr>
        <w:fldChar w:fldCharType="end"/>
      </w:r>
      <w:r>
        <w:rPr>
          <w:rFonts w:ascii="Arial" w:hAnsi="Arial" w:cs="Arial"/>
          <w:color w:val="202122"/>
          <w:shd w:val="clear" w:color="auto" w:fill="FFFFFF"/>
          <w:lang w:val="en-US" w:eastAsia="en-US" w:bidi="ar-SA"/>
        </w:rPr>
        <w:t>.</w:t>
      </w:r>
    </w:p>
    <w:p>
      <w:pPr>
        <w:shd w:val="clear" w:color="auto" w:fill="FFFFFF"/>
        <w:spacing w:before="300" w:beforeAutospacing="0" w:after="340" w:afterAutospacing="0" w:line="240" w:lineRule="auto"/>
        <w:rPr>
          <w:rFonts w:ascii="Arial" w:hAnsi="Arial" w:cs="Arial"/>
          <w:b/>
          <w:color w:val="202122"/>
          <w:sz w:val="44"/>
          <w:szCs w:val="44"/>
          <w:shd w:val="clear" w:color="auto" w:fill="FFFFFF"/>
          <w:lang w:val="en-US" w:eastAsia="en-US" w:bidi="ar-SA"/>
        </w:rPr>
      </w:pPr>
      <w:r>
        <w:rPr>
          <w:rFonts w:ascii="Arial" w:hAnsi="Arial" w:cs="Arial"/>
          <w:b/>
          <w:color w:val="202122"/>
          <w:sz w:val="44"/>
          <w:szCs w:val="44"/>
          <w:shd w:val="clear" w:color="auto" w:fill="FFFFFF"/>
          <w:lang w:val="en-US" w:eastAsia="en-US" w:bidi="ar-SA"/>
        </w:rPr>
        <w:t>DATASET LINK:</w:t>
      </w:r>
    </w:p>
    <w:p>
      <w:pPr>
        <w:shd w:val="clear" w:color="auto" w:fill="FFFFFF"/>
        <w:spacing w:before="300" w:beforeAutospacing="0" w:after="340" w:afterAutospacing="0" w:line="240" w:lineRule="auto"/>
        <w:rPr>
          <w:rFonts w:ascii="Arial" w:hAnsi="Arial" w:cs="Arial"/>
          <w:color w:val="202122"/>
          <w:shd w:val="clear" w:color="auto" w:fill="FFFFFF"/>
          <w:lang w:val="en-US" w:eastAsia="en-US" w:bidi="ar-SA"/>
        </w:rPr>
      </w:pPr>
      <w:r>
        <w:rPr>
          <w:rFonts w:ascii="Arial" w:hAnsi="Arial" w:cs="Arial"/>
          <w:color w:val="202122"/>
          <w:shd w:val="clear" w:color="auto" w:fill="FFFFFF"/>
          <w:lang w:val="en-US" w:eastAsia="en-US" w:bidi="ar-SA"/>
        </w:rPr>
        <w:t> </w:t>
      </w:r>
      <w:r>
        <w:fldChar w:fldCharType="begin"/>
      </w:r>
      <w:r>
        <w:instrText xml:space="preserve"> HYPERLINK "https://www.kaggle.com/datasets/imdevskp/corona-virus-report/" </w:instrText>
      </w:r>
      <w:r>
        <w:fldChar w:fldCharType="separate"/>
      </w:r>
      <w:r>
        <w:rPr>
          <w:rFonts w:ascii="Arial" w:hAnsi="Arial" w:cs="Arial"/>
          <w:color w:val="0000FF"/>
          <w:u w:val="single"/>
          <w:shd w:val="clear" w:color="auto" w:fill="FFFFFF"/>
          <w:lang w:val="en-US" w:eastAsia="en-US" w:bidi="ar-SA"/>
        </w:rPr>
        <w:t>https://www.kaggle.com/datasets/imdevskp/corona-virus-report/</w:t>
      </w:r>
      <w:r>
        <w:rPr>
          <w:rFonts w:ascii="Arial" w:hAnsi="Arial" w:cs="Arial"/>
          <w:color w:val="0000FF"/>
          <w:u w:val="single"/>
          <w:shd w:val="clear" w:color="auto" w:fill="FFFFFF"/>
          <w:lang w:val="en-US" w:eastAsia="en-US" w:bidi="ar-SA"/>
        </w:rPr>
        <w:fldChar w:fldCharType="end"/>
      </w:r>
    </w:p>
    <w:p>
      <w:pPr>
        <w:shd w:val="clear" w:color="auto" w:fill="FFFFFF"/>
        <w:spacing w:before="300" w:beforeAutospacing="0" w:after="340" w:afterAutospacing="0" w:line="240" w:lineRule="auto"/>
        <w:rPr>
          <w:rFonts w:ascii="Helvetica" w:hAnsi="Helvetica" w:cs="Helvetica"/>
          <w:b/>
          <w:bCs/>
          <w:color w:val="92D050"/>
          <w:sz w:val="36"/>
          <w:szCs w:val="36"/>
          <w:lang w:val="en-US" w:eastAsia="en-US" w:bidi="ar-SA"/>
        </w:rPr>
      </w:pPr>
      <w:r>
        <w:rPr>
          <w:rFonts w:ascii="Helvetica" w:hAnsi="Helvetica" w:cs="Helvetica"/>
          <w:color w:val="313131"/>
          <w:sz w:val="36"/>
          <w:szCs w:val="36"/>
          <w:shd w:val="clear" w:color="auto" w:fill="FFFFFF"/>
          <w:lang w:val="en-US" w:eastAsia="en-US" w:bidi="ar-SA"/>
        </w:rPr>
        <w:t>The project aims to develop a machine learning-based system that analyzes transaction data in real-time, effectively detecting credit card fraud while minimizing false positives. This solution will help financial institutions protect against fraudulent transactions, reducing financial losses and ensuring customer trust</w:t>
      </w:r>
    </w:p>
    <w:p>
      <w:pPr>
        <w:shd w:val="clear" w:color="auto" w:fill="FFFFFF"/>
        <w:spacing w:before="300" w:beforeAutospacing="0" w:after="340" w:afterAutospacing="0" w:line="240" w:lineRule="auto"/>
        <w:rPr>
          <w:rFonts w:ascii="Helvetica" w:hAnsi="Helvetica" w:cs="Helvetica"/>
          <w:color w:val="313131"/>
          <w:sz w:val="36"/>
          <w:szCs w:val="36"/>
          <w:lang w:val="en-US" w:eastAsia="en-US" w:bidi="ar-SA"/>
        </w:rPr>
      </w:pPr>
      <w:r>
        <w:rPr>
          <w:rFonts w:ascii="Helvetica" w:hAnsi="Helvetica" w:cs="Helvetica"/>
          <w:color w:val="313131"/>
          <w:sz w:val="36"/>
          <w:szCs w:val="36"/>
          <w:lang w:val="en-US" w:eastAsia="en-US" w:bidi="ar-SA"/>
        </w:rPr>
        <w:t>Consider exploring advanced techniques such as anomaly detection algorithms (e.g., Isolation Forest, One-Class SVM) and ensemble methods for improved fraud detection accuracy</w:t>
      </w:r>
    </w:p>
    <w:p>
      <w:pPr>
        <w:shd w:val="clear" w:color="auto" w:fill="FFFFFF"/>
        <w:spacing w:before="300" w:beforeAutospacing="0" w:after="340" w:afterAutospacing="0" w:line="240" w:lineRule="auto"/>
        <w:rPr>
          <w:rFonts w:ascii="Arial" w:hAnsi="Arial" w:cs="Arial"/>
          <w:color w:val="4D5156"/>
          <w:sz w:val="36"/>
          <w:szCs w:val="36"/>
          <w:shd w:val="clear" w:color="auto" w:fill="FFFFFF"/>
          <w:lang w:val="en-US" w:eastAsia="en-US" w:bidi="ar-SA"/>
        </w:rPr>
      </w:pPr>
      <w:r>
        <w:rPr>
          <w:rFonts w:ascii="Arial" w:hAnsi="Arial" w:cs="Arial"/>
          <w:color w:val="4D5156"/>
          <w:sz w:val="36"/>
          <w:szCs w:val="36"/>
          <w:shd w:val="clear" w:color="auto" w:fill="FFFFFF"/>
          <w:lang w:val="en-US" w:eastAsia="en-US" w:bidi="ar-SA"/>
        </w:rPr>
        <w:t>Data sets are also used </w:t>
      </w:r>
      <w:r>
        <w:rPr>
          <w:rFonts w:ascii="Arial" w:hAnsi="Arial" w:cs="Arial"/>
          <w:color w:val="040C28"/>
          <w:sz w:val="36"/>
          <w:szCs w:val="36"/>
          <w:lang w:val="en-US" w:eastAsia="en-US" w:bidi="ar-SA"/>
        </w:rPr>
        <w:t>to store information needed by applications or the operating system itself, such as source programs, macro libraries, or system variables or parameters</w:t>
      </w:r>
      <w:r>
        <w:rPr>
          <w:rFonts w:ascii="Arial" w:hAnsi="Arial" w:cs="Arial"/>
          <w:color w:val="4D5156"/>
          <w:sz w:val="36"/>
          <w:szCs w:val="36"/>
          <w:shd w:val="clear" w:color="auto" w:fill="FFFFFF"/>
          <w:lang w:val="en-US" w:eastAsia="en-US" w:bidi="ar-S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color w:val="4D5156"/>
          <w:shd w:val="clear" w:color="auto" w:fill="FFFFFF"/>
          <w:lang w:val="en-US" w:eastAsia="en-US"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color w:val="4D5156"/>
          <w:shd w:val="clear" w:color="auto" w:fill="FFFFFF"/>
          <w:lang w:val="en-US" w:eastAsia="en-US"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color w:val="0D0D0D"/>
          <w:sz w:val="44"/>
          <w:szCs w:val="44"/>
          <w:shd w:val="clear" w:color="auto" w:fill="FFFFFF"/>
          <w:lang w:val="en-US" w:eastAsia="en-US" w:bidi="ar-SA"/>
        </w:rPr>
      </w:pPr>
      <w:r>
        <w:rPr>
          <w:rFonts w:ascii="Arial" w:hAnsi="Arial" w:cs="Arial"/>
          <w:color w:val="0D0D0D" w:themeColor="text1" w:themeTint="F2"/>
          <w:sz w:val="44"/>
          <w:szCs w:val="44"/>
          <w:shd w:val="clear" w:color="auto" w:fill="FFFFFF"/>
          <w:lang w:val="en-US" w:eastAsia="en-US" w:bidi="ar-SA"/>
          <w14:textFill>
            <w14:solidFill>
              <w14:schemeClr w14:val="tx1">
                <w14:lumMod w14:val="95000"/>
                <w14:lumOff w14:val="5000"/>
              </w14:schemeClr>
            </w14:solidFill>
          </w14:textFill>
        </w:rPr>
        <w:t>About columns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eastAsia="Calibri" w:cs="Arial"/>
          <w:color w:val="222222"/>
          <w:sz w:val="30"/>
          <w:szCs w:val="30"/>
          <w:shd w:val="clear" w:color="auto" w:fill="FFFFFF"/>
          <w:lang w:val="en-US" w:eastAsia="en-US"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color w:val="0D0D0D"/>
          <w:sz w:val="36"/>
          <w:szCs w:val="36"/>
          <w:shd w:val="clear" w:color="auto" w:fill="FFFFFF"/>
          <w:lang w:val="en-US" w:eastAsia="en-US" w:bidi="ar-SA"/>
        </w:rPr>
      </w:pPr>
      <w:r>
        <w:rPr>
          <w:rFonts w:ascii="Arial" w:hAnsi="Arial" w:cs="Arial" w:eastAsiaTheme="minorHAnsi"/>
          <w:color w:val="222222"/>
          <w:sz w:val="32"/>
          <w:szCs w:val="32"/>
          <w:shd w:val="clear" w:color="auto" w:fill="FFFFFF"/>
          <w:lang w:val="en-US" w:eastAsia="en-US" w:bidi="ar-SA"/>
        </w:rPr>
        <w:t xml:space="preserve"> </w:t>
      </w:r>
      <w:r>
        <w:rPr>
          <w:rFonts w:ascii="Arial" w:hAnsi="Arial" w:cs="Arial" w:eastAsiaTheme="minorHAnsi"/>
          <w:color w:val="222222"/>
          <w:sz w:val="36"/>
          <w:szCs w:val="36"/>
          <w:shd w:val="clear" w:color="auto" w:fill="FFFFFF"/>
          <w:lang w:val="en-US" w:eastAsia="en-US" w:bidi="ar-SA"/>
        </w:rPr>
        <w:t>For analyzing data, we need some libraries. In this section, we are importing all the required libraries like pandas, NumPy, matplotlib, plotly, seaborn, and word cloud that are required for data analysis. Check the below code to import all the required libraries.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32"/>
          <w:szCs w:val="32"/>
          <w:lang w:val="en-US" w:eastAsia="en-US" w:bidi="ar-SA"/>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pandas as 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numpy as np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matplotlib.pyplot as plt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plotly.express as px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plotly.graph_objects as go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matplotlib.patches as mpatches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from plotly.subplots import make_subplots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from wordcloud import WordCloud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 xml:space="preserve">import seaborn as sns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sns.set(color_codes =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sns.set(style="whitegrid")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import plotly.figure_factory as 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12529"/>
          <w:sz w:val="26"/>
          <w:szCs w:val="26"/>
          <w:lang w:val="en-US" w:eastAsia="en-US" w:bidi="ar-SA"/>
        </w:rPr>
      </w:pPr>
      <w:r>
        <w:rPr>
          <w:rFonts w:ascii="Consolas" w:hAnsi="Consolas" w:cs="Courier New"/>
          <w:color w:val="212529"/>
          <w:sz w:val="26"/>
          <w:szCs w:val="26"/>
          <w:lang w:val="en-US" w:eastAsia="en-US" w:bidi="ar-SA"/>
        </w:rPr>
        <w:t>from plotly.colors import n_colors</w:t>
      </w:r>
    </w:p>
    <w:p>
      <w:pPr>
        <w:shd w:val="clear" w:color="auto" w:fill="FFFFFF"/>
        <w:spacing w:before="300" w:beforeAutospacing="0" w:after="340" w:afterAutospacing="0" w:line="240" w:lineRule="auto"/>
        <w:rPr>
          <w:rFonts w:ascii="Segoe UI" w:hAnsi="Segoe UI" w:cs="Segoe UI"/>
          <w:b/>
          <w:bCs/>
          <w:bdr w:val="single" w:color="D9D9E3" w:sz="2" w:space="0"/>
          <w:shd w:val="clear" w:color="auto" w:fill="F7F7F8"/>
          <w:lang w:val="en-US" w:eastAsia="en-US" w:bidi="ar-SA"/>
        </w:rPr>
      </w:pPr>
      <w:bookmarkStart w:id="0" w:name="kln-4"/>
      <w:bookmarkEnd w:id="0"/>
    </w:p>
    <w:p>
      <w:pPr>
        <w:shd w:val="clear" w:color="auto" w:fill="FFFFFF"/>
        <w:spacing w:before="300" w:beforeAutospacing="0" w:after="340" w:afterAutospacing="0" w:line="240" w:lineRule="auto"/>
        <w:rPr>
          <w:rFonts w:ascii="Segoe UI" w:hAnsi="Segoe UI" w:cs="Segoe UI"/>
          <w:color w:val="374151"/>
          <w:shd w:val="clear" w:color="auto" w:fill="F7F7F8"/>
          <w:lang w:val="en-US" w:eastAsia="en-US" w:bidi="ar-SA"/>
        </w:rPr>
      </w:pPr>
      <w:r>
        <w:rPr>
          <w:rFonts w:ascii="Segoe UI" w:hAnsi="Segoe UI" w:cs="Segoe UI"/>
          <w:b/>
          <w:bCs/>
          <w:sz w:val="36"/>
          <w:szCs w:val="36"/>
          <w:bdr w:val="single" w:color="D9D9E3" w:sz="2" w:space="0"/>
          <w:shd w:val="clear" w:color="auto" w:fill="F7F7F8"/>
          <w:lang w:val="en-US" w:eastAsia="en-US" w:bidi="ar-SA"/>
        </w:rPr>
        <w:t>Numerical Columns</w:t>
      </w:r>
      <w:r>
        <w:rPr>
          <w:rFonts w:ascii="Segoe UI" w:hAnsi="Segoe UI" w:cs="Segoe UI"/>
          <w:color w:val="374151"/>
          <w:sz w:val="36"/>
          <w:szCs w:val="36"/>
          <w:shd w:val="clear" w:color="auto" w:fill="F7F7F8"/>
          <w:lang w:val="en-US" w:eastAsia="en-US" w:bidi="ar-SA"/>
        </w:rPr>
        <w:t>: Numerical columns contain continuous, numeric data. Examples include age, income, temperature, and many other quantitative measurements</w:t>
      </w:r>
      <w:r>
        <w:rPr>
          <w:rFonts w:ascii="Segoe UI" w:hAnsi="Segoe UI" w:cs="Segoe UI"/>
          <w:color w:val="374151"/>
          <w:shd w:val="clear" w:color="auto" w:fill="F7F7F8"/>
          <w:lang w:val="en-US" w:eastAsia="en-US" w:bidi="ar-SA"/>
        </w:rPr>
        <w:t>.</w:t>
      </w:r>
    </w:p>
    <w:p>
      <w:pPr>
        <w:shd w:val="clear" w:color="auto" w:fill="FFFFFF"/>
        <w:spacing w:before="300" w:beforeAutospacing="0" w:after="340" w:afterAutospacing="0" w:line="240" w:lineRule="auto"/>
        <w:rPr>
          <w:rFonts w:ascii="Arial" w:hAnsi="Arial" w:cs="Arial"/>
          <w:color w:val="0D0D0D"/>
          <w:sz w:val="40"/>
          <w:szCs w:val="40"/>
          <w:shd w:val="clear" w:color="auto" w:fill="FFFFFF"/>
          <w:lang w:val="en-US" w:eastAsia="en-US" w:bidi="ar-SA"/>
        </w:rPr>
      </w:pPr>
      <w:r>
        <w:rPr>
          <w:rFonts w:hint="default" w:ascii="Arial" w:hAnsi="Arial" w:cs="Arial"/>
          <w:color w:val="0D0D0D" w:themeColor="text1" w:themeTint="F2"/>
          <w:sz w:val="44"/>
          <w:szCs w:val="44"/>
          <w:shd w:val="clear" w:color="auto" w:fill="FFFFFF"/>
          <w:lang w:val="en-US" w:eastAsia="en-US" w:bidi="ar-SA"/>
          <w14:textFill>
            <w14:solidFill>
              <w14:schemeClr w14:val="tx1">
                <w14:lumMod w14:val="95000"/>
                <w14:lumOff w14:val="5000"/>
              </w14:schemeClr>
            </w14:solidFill>
          </w14:textFill>
        </w:rPr>
        <w:t>L</w:t>
      </w:r>
      <w:r>
        <w:rPr>
          <w:rFonts w:ascii="Arial" w:hAnsi="Arial" w:cs="Arial"/>
          <w:color w:val="0D0D0D" w:themeColor="text1" w:themeTint="F2"/>
          <w:sz w:val="44"/>
          <w:szCs w:val="44"/>
          <w:shd w:val="clear" w:color="auto" w:fill="FFFFFF"/>
          <w:lang w:val="en-US" w:eastAsia="en-US" w:bidi="ar-SA"/>
          <w14:textFill>
            <w14:solidFill>
              <w14:schemeClr w14:val="tx1">
                <w14:lumMod w14:val="95000"/>
                <w14:lumOff w14:val="5000"/>
              </w14:schemeClr>
            </w14:solidFill>
          </w14:textFill>
        </w:rPr>
        <w:t xml:space="preserve">ibraries to be used and way to download </w:t>
      </w:r>
    </w:p>
    <w:p>
      <w:pPr>
        <w:spacing w:after="200" w:line="276" w:lineRule="auto"/>
        <w:rPr>
          <w:rFonts w:ascii="Segoe UI" w:hAnsi="Segoe UI" w:eastAsia="Calibri" w:cs="Segoe UI"/>
          <w:color w:val="333333"/>
          <w:sz w:val="22"/>
          <w:szCs w:val="22"/>
          <w:shd w:val="clear" w:color="auto" w:fill="FFFFFF"/>
          <w:lang w:val="en-US" w:eastAsia="en-US" w:bidi="ar-SA"/>
        </w:rPr>
      </w:pPr>
      <w:r>
        <w:rPr>
          <w:rFonts w:ascii="Segoe UI" w:hAnsi="Segoe UI" w:cs="Segoe UI" w:eastAsiaTheme="minorHAnsi"/>
          <w:color w:val="333333"/>
          <w:sz w:val="36"/>
          <w:szCs w:val="36"/>
          <w:shd w:val="clear" w:color="auto" w:fill="FFFFFF"/>
          <w:lang w:val="en-US" w:eastAsia="en-US" w:bidi="ar-SA"/>
        </w:rPr>
        <w:t>Python is a popular programming language for various tasks such as data analysis, web development, and machine learning. One of the reasons for its popularity is the vast number of libraries available to extend its functionality. These libraries, also known as modules, are pre-written code that can be easily imported and used in your projects. This article will discuss how to download and install Python libraries with examples</w:t>
      </w:r>
      <w:r>
        <w:rPr>
          <w:rFonts w:ascii="Segoe UI" w:hAnsi="Segoe UI" w:cs="Segoe UI" w:eastAsiaTheme="minorHAnsi"/>
          <w:color w:val="333333"/>
          <w:sz w:val="22"/>
          <w:szCs w:val="22"/>
          <w:shd w:val="clear" w:color="auto" w:fill="FFFFFF"/>
          <w:lang w:val="en-US" w:eastAsia="en-US" w:bidi="ar-SA"/>
        </w:rPr>
        <w:t>.</w:t>
      </w:r>
    </w:p>
    <w:p>
      <w:pPr>
        <w:shd w:val="clear" w:color="auto" w:fill="FFFFFF"/>
        <w:spacing w:before="100" w:beforeAutospacing="1" w:after="100" w:afterAutospacing="1" w:line="312" w:lineRule="atLeast"/>
        <w:jc w:val="both"/>
        <w:outlineLvl w:val="1"/>
        <w:rPr>
          <w:rFonts w:ascii="Helvetica" w:hAnsi="Helvetica" w:cs="Helvetica"/>
          <w:color w:val="610B38"/>
          <w:sz w:val="38"/>
          <w:szCs w:val="38"/>
          <w:lang w:val="en-US" w:eastAsia="en-US" w:bidi="ar-SA"/>
        </w:rPr>
      </w:pPr>
      <w:r>
        <w:rPr>
          <w:rFonts w:ascii="Helvetica" w:hAnsi="Helvetica" w:cs="Helvetica"/>
          <w:color w:val="610B38"/>
          <w:sz w:val="38"/>
          <w:szCs w:val="38"/>
          <w:lang w:val="en-US" w:eastAsia="en-US" w:bidi="ar-SA"/>
        </w:rPr>
        <w:t>Using pip</w:t>
      </w:r>
    </w:p>
    <w:p>
      <w:pPr>
        <w:shd w:val="clear" w:color="auto" w:fill="FFFFFF"/>
        <w:spacing w:before="100" w:beforeAutospacing="1" w:after="100" w:afterAutospacing="1" w:line="240" w:lineRule="auto"/>
        <w:jc w:val="both"/>
        <w:rPr>
          <w:rFonts w:ascii="Segoe UI" w:hAnsi="Segoe UI" w:cs="Segoe UI"/>
          <w:color w:val="333333"/>
          <w:sz w:val="36"/>
          <w:szCs w:val="36"/>
          <w:lang w:val="en-US" w:eastAsia="en-US" w:bidi="ar-SA"/>
        </w:rPr>
      </w:pPr>
      <w:r>
        <w:rPr>
          <w:rFonts w:ascii="Segoe UI" w:hAnsi="Segoe UI" w:cs="Segoe UI"/>
          <w:color w:val="333333"/>
          <w:sz w:val="36"/>
          <w:szCs w:val="36"/>
          <w:lang w:val="en-US" w:eastAsia="en-US" w:bidi="ar-SA"/>
        </w:rPr>
        <w:t>The most common way to download and install Python libraries is through pip, the package installer for Python. Pip is a command-line tool that allows you to install, upgrade, and remove Python packages. It is included in the standard library starting from Python version 2.7.9 and above. To use pip, you need to open a command prompt or terminal and type the command</w:t>
      </w:r>
    </w:p>
    <w:p>
      <w:pPr>
        <w:numPr>
          <w:ilvl w:val="0"/>
          <w:numId w:val="5"/>
        </w:numPr>
        <w:spacing w:after="120" w:line="375" w:lineRule="atLeast"/>
        <w:ind w:left="0" w:hanging="360"/>
        <w:jc w:val="both"/>
        <w:rPr>
          <w:rFonts w:ascii="Segoe UI" w:hAnsi="Segoe UI" w:cs="Segoe UI"/>
          <w:color w:val="000000"/>
          <w:lang w:val="en-US" w:eastAsia="en-US" w:bidi="ar-SA"/>
        </w:rPr>
      </w:pPr>
      <w:r>
        <w:rPr>
          <w:rFonts w:ascii="Segoe UI" w:hAnsi="Segoe UI" w:cs="Segoe UI"/>
          <w:color w:val="0000FF"/>
          <w:sz w:val="32"/>
          <w:szCs w:val="32"/>
          <w:lang w:val="en-US" w:eastAsia="en-US" w:bidi="ar-SA"/>
        </w:rPr>
        <w:t>"pip install [library name</w:t>
      </w:r>
      <w:r>
        <w:rPr>
          <w:rFonts w:hint="default" w:ascii="Segoe UI" w:hAnsi="Segoe UI" w:cs="Segoe UI"/>
          <w:color w:val="0000FF"/>
          <w:sz w:val="32"/>
          <w:szCs w:val="32"/>
          <w:lang w:val="en-US" w:eastAsia="en-US" w:bidi="ar-SA"/>
        </w:rPr>
        <w:t>]</w:t>
      </w:r>
      <w:r>
        <w:rPr>
          <w:rFonts w:ascii="Segoe UI" w:hAnsi="Segoe UI" w:cs="Segoe UI"/>
          <w:color w:val="0000FF"/>
          <w:sz w:val="32"/>
          <w:szCs w:val="32"/>
          <w:lang w:val="en-US" w:eastAsia="en-US" w:bidi="ar-SA"/>
        </w:rPr>
        <w:t>"</w:t>
      </w:r>
      <w:r>
        <w:rPr>
          <w:rFonts w:ascii="Segoe UI" w:hAnsi="Segoe UI" w:cs="Segoe UI"/>
          <w:color w:val="000000"/>
          <w:sz w:val="32"/>
          <w:szCs w:val="32"/>
          <w:lang w:val="en-US" w:eastAsia="en-US" w:bidi="ar-SA"/>
        </w:rPr>
        <w:t> </w:t>
      </w:r>
      <w:r>
        <w:rPr>
          <w:rFonts w:ascii="Segoe UI" w:hAnsi="Segoe UI" w:cs="Segoe UI"/>
          <w:color w:val="000000"/>
          <w:lang w:val="en-US" w:eastAsia="en-US" w:bidi="ar-SA"/>
        </w:rPr>
        <w:t>(without the brackets).  </w:t>
      </w:r>
    </w:p>
    <w:p>
      <w:pPr>
        <w:shd w:val="clear" w:color="auto" w:fill="FFFFFF"/>
        <w:spacing w:before="100" w:beforeAutospacing="1" w:after="100" w:afterAutospacing="1" w:line="240" w:lineRule="auto"/>
        <w:ind w:firstLine="540" w:firstLineChars="150"/>
        <w:jc w:val="both"/>
        <w:rPr>
          <w:rFonts w:ascii="Segoe UI" w:hAnsi="Segoe UI" w:cs="Segoe UI"/>
          <w:color w:val="333333"/>
          <w:sz w:val="36"/>
          <w:szCs w:val="36"/>
          <w:lang w:val="en-US" w:eastAsia="en-US" w:bidi="ar-SA"/>
        </w:rPr>
      </w:pPr>
      <w:r>
        <w:rPr>
          <w:rFonts w:ascii="Segoe UI" w:hAnsi="Segoe UI" w:cs="Segoe UI"/>
          <w:color w:val="333333"/>
          <w:sz w:val="36"/>
          <w:szCs w:val="36"/>
          <w:lang w:val="en-US" w:eastAsia="en-US" w:bidi="ar-SA"/>
        </w:rPr>
        <w:t>For example, to download the NumPy library, which is a library for numerical computing, you would type</w:t>
      </w:r>
    </w:p>
    <w:p>
      <w:pPr>
        <w:numPr>
          <w:ilvl w:val="0"/>
          <w:numId w:val="5"/>
        </w:numPr>
        <w:shd w:val="clear" w:color="auto" w:fill="FFFFFF"/>
        <w:spacing w:before="100" w:beforeAutospacing="1" w:after="100" w:afterAutospacing="1" w:line="240" w:lineRule="auto"/>
        <w:ind w:left="0" w:leftChars="0" w:hanging="360" w:firstLineChars="0"/>
        <w:jc w:val="both"/>
        <w:rPr>
          <w:rFonts w:ascii="Segoe UI" w:hAnsi="Segoe UI" w:cs="Segoe UI"/>
          <w:color w:val="000000"/>
          <w:lang w:val="en-US" w:eastAsia="en-US" w:bidi="ar-SA"/>
        </w:rPr>
      </w:pPr>
      <w:r>
        <w:rPr>
          <w:rFonts w:ascii="Segoe UI" w:hAnsi="Segoe UI" w:cs="Segoe UI"/>
          <w:color w:val="0000FF"/>
          <w:sz w:val="32"/>
          <w:szCs w:val="32"/>
          <w:lang w:val="en-US" w:eastAsia="en-US" w:bidi="ar-SA"/>
        </w:rPr>
        <w:t>"pip install numpy"</w:t>
      </w:r>
      <w:r>
        <w:rPr>
          <w:rFonts w:ascii="Segoe UI" w:hAnsi="Segoe UI" w:cs="Segoe UI"/>
          <w:color w:val="000000"/>
          <w:lang w:val="en-US" w:eastAsia="en-US" w:bidi="ar-SA"/>
        </w:rPr>
        <w:t>  </w:t>
      </w:r>
    </w:p>
    <w:p>
      <w:pPr>
        <w:spacing w:after="120" w:line="375" w:lineRule="atLeast"/>
        <w:ind w:firstLine="360" w:firstLineChars="100"/>
        <w:contextualSpacing/>
        <w:jc w:val="both"/>
        <w:rPr>
          <w:rFonts w:ascii="Segoe UI" w:hAnsi="Segoe UI" w:cs="Segoe UI" w:eastAsiaTheme="minorHAnsi"/>
          <w:color w:val="333333"/>
          <w:sz w:val="36"/>
          <w:szCs w:val="36"/>
          <w:shd w:val="clear" w:color="auto" w:fill="FFFFFF"/>
          <w:lang w:val="en-US" w:eastAsia="en-US" w:bidi="ar-SA"/>
        </w:rPr>
      </w:pPr>
      <w:r>
        <w:rPr>
          <w:rFonts w:ascii="Segoe UI" w:hAnsi="Segoe UI" w:cs="Segoe UI" w:eastAsiaTheme="minorHAnsi"/>
          <w:color w:val="333333"/>
          <w:sz w:val="36"/>
          <w:szCs w:val="36"/>
          <w:shd w:val="clear" w:color="auto" w:fill="FFFFFF"/>
          <w:lang w:val="en-US" w:eastAsia="en-US" w:bidi="ar-SA"/>
        </w:rPr>
        <w:t xml:space="preserve">  </w:t>
      </w:r>
      <w:r>
        <w:rPr>
          <w:rFonts w:hint="default" w:ascii="Segoe UI" w:hAnsi="Segoe UI" w:cs="Segoe UI" w:eastAsiaTheme="minorHAnsi"/>
          <w:color w:val="333333"/>
          <w:sz w:val="36"/>
          <w:szCs w:val="36"/>
          <w:shd w:val="clear" w:color="auto" w:fill="FFFFFF"/>
          <w:lang w:val="en-US" w:eastAsia="en-US" w:bidi="ar-SA"/>
        </w:rPr>
        <w:t>I</w:t>
      </w:r>
      <w:r>
        <w:rPr>
          <w:rFonts w:ascii="Segoe UI" w:hAnsi="Segoe UI" w:cs="Segoe UI" w:eastAsiaTheme="minorHAnsi"/>
          <w:color w:val="333333"/>
          <w:sz w:val="36"/>
          <w:szCs w:val="36"/>
          <w:shd w:val="clear" w:color="auto" w:fill="FFFFFF"/>
          <w:lang w:val="en-US" w:eastAsia="en-US" w:bidi="ar-SA"/>
        </w:rPr>
        <w:t>n the command line. After running this command,</w:t>
      </w:r>
    </w:p>
    <w:p>
      <w:pPr>
        <w:spacing w:after="120" w:line="375" w:lineRule="atLeast"/>
        <w:contextualSpacing/>
        <w:jc w:val="left"/>
        <w:rPr>
          <w:rFonts w:ascii="Segoe UI" w:hAnsi="Segoe UI" w:cs="Segoe UI"/>
          <w:color w:val="000000"/>
          <w:sz w:val="36"/>
          <w:szCs w:val="36"/>
          <w:lang w:val="en-US" w:eastAsia="en-US" w:bidi="ar-SA"/>
        </w:rPr>
      </w:pPr>
      <w:r>
        <w:rPr>
          <w:rFonts w:ascii="Segoe UI" w:hAnsi="Segoe UI" w:cs="Segoe UI" w:eastAsiaTheme="minorHAnsi"/>
          <w:color w:val="333333"/>
          <w:sz w:val="36"/>
          <w:szCs w:val="36"/>
          <w:shd w:val="clear" w:color="auto" w:fill="FFFFFF"/>
          <w:lang w:val="en-US" w:eastAsia="en-US" w:bidi="ar-SA"/>
        </w:rPr>
        <w:t>pip will download and install the library in your system</w:t>
      </w:r>
    </w:p>
    <w:p>
      <w:pPr>
        <w:spacing w:after="120" w:line="375" w:lineRule="atLeast"/>
        <w:jc w:val="both"/>
        <w:rPr>
          <w:rFonts w:ascii="Segoe UI" w:hAnsi="Segoe UI" w:cs="Segoe UI"/>
          <w:color w:val="000000"/>
          <w:lang w:val="en-US" w:eastAsia="en-US" w:bidi="ar-SA"/>
        </w:rPr>
      </w:pPr>
    </w:p>
    <w:p>
      <w:pPr>
        <w:spacing w:after="120" w:line="375" w:lineRule="atLeast"/>
        <w:jc w:val="both"/>
        <w:rPr>
          <w:rFonts w:ascii="Segoe UI" w:hAnsi="Segoe UI" w:cs="Segoe UI"/>
          <w:color w:val="000000"/>
          <w:lang w:val="en-US" w:eastAsia="en-US" w:bidi="ar-SA"/>
        </w:rPr>
      </w:pPr>
      <w:r>
        <w:drawing>
          <wp:inline distT="0" distB="0" distL="0" distR="0">
            <wp:extent cx="5943600" cy="1626870"/>
            <wp:effectExtent l="19050" t="0" r="0" b="0"/>
            <wp:docPr id="1" name="Picture 1" descr="Python Library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thon Library Download"/>
                    <pic:cNvPicPr>
                      <a:picLocks noChangeAspect="1" noChangeArrowheads="1"/>
                    </pic:cNvPicPr>
                  </pic:nvPicPr>
                  <pic:blipFill>
                    <a:blip r:embed="rId11"/>
                    <a:stretch>
                      <a:fillRect/>
                    </a:stretch>
                  </pic:blipFill>
                  <pic:spPr>
                    <a:xfrm>
                      <a:off x="0" y="0"/>
                      <a:ext cx="5943600" cy="1627350"/>
                    </a:xfrm>
                    <a:prstGeom prst="rect">
                      <a:avLst/>
                    </a:prstGeom>
                    <a:noFill/>
                    <a:ln w="9525">
                      <a:noFill/>
                      <a:miter lim="800000"/>
                      <a:headEnd/>
                      <a:tailEnd/>
                    </a:ln>
                  </pic:spPr>
                </pic:pic>
              </a:graphicData>
            </a:graphic>
          </wp:inline>
        </w:drawing>
      </w:r>
    </w:p>
    <w:p>
      <w:pPr>
        <w:shd w:val="clear" w:color="auto" w:fill="FFFFFF"/>
        <w:spacing w:before="100" w:beforeAutospacing="1" w:after="100" w:afterAutospacing="1" w:line="312" w:lineRule="atLeast"/>
        <w:jc w:val="both"/>
        <w:outlineLvl w:val="1"/>
        <w:rPr>
          <w:rFonts w:ascii="Helvetica" w:hAnsi="Helvetica" w:cs="Helvetica"/>
          <w:color w:val="000000" w:themeColor="text1"/>
          <w:sz w:val="44"/>
          <w:szCs w:val="44"/>
          <w:lang w:val="en-US" w:eastAsia="en-US" w:bidi="ar-SA"/>
          <w14:textFill>
            <w14:solidFill>
              <w14:schemeClr w14:val="tx1"/>
            </w14:solidFill>
          </w14:textFill>
        </w:rPr>
      </w:pPr>
    </w:p>
    <w:p>
      <w:pPr>
        <w:shd w:val="clear" w:color="auto" w:fill="FFFFFF"/>
        <w:spacing w:before="100" w:beforeAutospacing="1" w:after="100" w:afterAutospacing="1" w:line="312" w:lineRule="atLeast"/>
        <w:jc w:val="both"/>
        <w:outlineLvl w:val="1"/>
        <w:rPr>
          <w:rFonts w:ascii="Helvetica" w:hAnsi="Helvetica" w:cs="Helvetica"/>
          <w:color w:val="000000" w:themeColor="text1"/>
          <w:sz w:val="44"/>
          <w:szCs w:val="44"/>
          <w:lang w:val="en-US" w:eastAsia="en-US" w:bidi="ar-SA"/>
          <w14:textFill>
            <w14:solidFill>
              <w14:schemeClr w14:val="tx1"/>
            </w14:solidFill>
          </w14:textFill>
        </w:rPr>
      </w:pPr>
    </w:p>
    <w:p>
      <w:pPr>
        <w:shd w:val="clear" w:color="auto" w:fill="FFFFFF"/>
        <w:spacing w:before="100" w:beforeAutospacing="1" w:after="100" w:afterAutospacing="1" w:line="312" w:lineRule="atLeast"/>
        <w:jc w:val="both"/>
        <w:outlineLvl w:val="1"/>
        <w:rPr>
          <w:rFonts w:ascii="Helvetica" w:hAnsi="Helvetica" w:cs="Helvetica"/>
          <w:color w:val="000000" w:themeColor="text1"/>
          <w:sz w:val="44"/>
          <w:szCs w:val="44"/>
          <w:lang w:val="en-US" w:eastAsia="en-US" w:bidi="ar-SA"/>
          <w14:textFill>
            <w14:solidFill>
              <w14:schemeClr w14:val="tx1"/>
            </w14:solidFill>
          </w14:textFill>
        </w:rPr>
      </w:pPr>
    </w:p>
    <w:p>
      <w:pPr>
        <w:shd w:val="clear" w:color="auto" w:fill="FFFFFF"/>
        <w:spacing w:before="100" w:beforeAutospacing="1" w:after="100" w:afterAutospacing="1" w:line="312" w:lineRule="atLeast"/>
        <w:jc w:val="both"/>
        <w:outlineLvl w:val="1"/>
        <w:rPr>
          <w:rFonts w:ascii="Helvetica" w:hAnsi="Helvetica" w:cs="Helvetica"/>
          <w:color w:val="000000" w:themeColor="text1"/>
          <w:sz w:val="44"/>
          <w:szCs w:val="44"/>
          <w:lang w:val="en-US" w:eastAsia="en-US" w:bidi="ar-SA"/>
          <w14:textFill>
            <w14:solidFill>
              <w14:schemeClr w14:val="tx1"/>
            </w14:solidFill>
          </w14:textFill>
        </w:rPr>
      </w:pPr>
      <w:r>
        <w:rPr>
          <w:rFonts w:ascii="Helvetica" w:hAnsi="Helvetica" w:cs="Helvetica"/>
          <w:color w:val="000000" w:themeColor="text1"/>
          <w:sz w:val="44"/>
          <w:szCs w:val="44"/>
          <w:lang w:val="en-US" w:eastAsia="en-US" w:bidi="ar-SA"/>
          <w14:textFill>
            <w14:solidFill>
              <w14:schemeClr w14:val="tx1"/>
            </w14:solidFill>
          </w14:textFill>
        </w:rPr>
        <w:t>Using conda</w:t>
      </w:r>
    </w:p>
    <w:p>
      <w:pPr>
        <w:shd w:val="clear" w:color="auto" w:fill="FFFFFF"/>
        <w:spacing w:before="100" w:beforeAutospacing="1" w:after="100" w:afterAutospacing="1" w:line="240" w:lineRule="auto"/>
        <w:jc w:val="both"/>
        <w:rPr>
          <w:rFonts w:ascii="Segoe UI" w:hAnsi="Segoe UI" w:cs="Segoe UI"/>
          <w:color w:val="333333"/>
          <w:sz w:val="32"/>
          <w:szCs w:val="32"/>
          <w:lang w:val="en-US" w:eastAsia="en-US" w:bidi="ar-SA"/>
        </w:rPr>
      </w:pPr>
      <w:r>
        <w:rPr>
          <w:rFonts w:ascii="Segoe UI" w:hAnsi="Segoe UI" w:cs="Segoe UI"/>
          <w:color w:val="333333"/>
          <w:sz w:val="32"/>
          <w:szCs w:val="32"/>
          <w:lang w:val="en-US" w:eastAsia="en-US" w:bidi="ar-SA"/>
        </w:rPr>
        <w:t>Another way to download and install Python libraries is by using Anaconda, a distribution of Python that comes with a package manager called conda. Conda is a cross-platform package manager that can install, update, and remove packages. To install a library using conda, type</w:t>
      </w:r>
    </w:p>
    <w:p>
      <w:pPr>
        <w:numPr>
          <w:ilvl w:val="0"/>
          <w:numId w:val="0"/>
        </w:numPr>
        <w:spacing w:after="120" w:line="375" w:lineRule="atLeast"/>
        <w:ind w:left="-360" w:leftChars="0" w:firstLine="320" w:firstLineChars="100"/>
        <w:jc w:val="both"/>
        <w:rPr>
          <w:rFonts w:ascii="Segoe UI" w:hAnsi="Segoe UI" w:cs="Segoe UI"/>
          <w:color w:val="000000"/>
          <w:lang w:val="en-US" w:eastAsia="en-US" w:bidi="ar-SA"/>
        </w:rPr>
      </w:pPr>
      <w:r>
        <w:rPr>
          <w:rFonts w:hint="default" w:ascii="Segoe UI" w:hAnsi="Segoe UI" w:cs="Segoe UI"/>
          <w:color w:val="000000" w:themeColor="text1"/>
          <w:sz w:val="32"/>
          <w:szCs w:val="32"/>
          <w:lang w:val="en-US" w:eastAsia="en-US" w:bidi="ar-SA"/>
          <w14:textFill>
            <w14:solidFill>
              <w14:schemeClr w14:val="tx1"/>
            </w14:solidFill>
          </w14:textFill>
        </w:rPr>
        <w:t>1.</w:t>
      </w:r>
      <w:r>
        <w:rPr>
          <w:rFonts w:ascii="Segoe UI" w:hAnsi="Segoe UI" w:cs="Segoe UI"/>
          <w:color w:val="0000FF"/>
          <w:sz w:val="32"/>
          <w:szCs w:val="32"/>
          <w:lang w:val="en-US" w:eastAsia="en-US" w:bidi="ar-SA"/>
        </w:rPr>
        <w:t>"conda install [library name]"</w:t>
      </w:r>
      <w:r>
        <w:rPr>
          <w:rFonts w:ascii="Segoe UI" w:hAnsi="Segoe UI" w:cs="Segoe UI"/>
          <w:color w:val="000000"/>
          <w:lang w:val="en-US" w:eastAsia="en-US" w:bidi="ar-SA"/>
        </w:rPr>
        <w:t>  </w:t>
      </w:r>
    </w:p>
    <w:p>
      <w:pPr>
        <w:shd w:val="clear" w:color="auto" w:fill="FFFFFF"/>
        <w:spacing w:before="100" w:beforeAutospacing="1" w:after="100" w:afterAutospacing="1" w:line="240" w:lineRule="auto"/>
        <w:ind w:firstLine="540" w:firstLineChars="150"/>
        <w:jc w:val="both"/>
        <w:rPr>
          <w:rFonts w:ascii="Segoe UI" w:hAnsi="Segoe UI" w:cs="Segoe UI"/>
          <w:color w:val="333333"/>
          <w:sz w:val="36"/>
          <w:szCs w:val="36"/>
          <w:lang w:val="en-US" w:eastAsia="en-US" w:bidi="ar-SA"/>
        </w:rPr>
      </w:pPr>
      <w:r>
        <w:rPr>
          <w:rFonts w:hint="default" w:ascii="Segoe UI" w:hAnsi="Segoe UI" w:cs="Segoe UI"/>
          <w:color w:val="333333"/>
          <w:sz w:val="36"/>
          <w:szCs w:val="36"/>
          <w:lang w:val="en-US" w:eastAsia="en-US" w:bidi="ar-SA"/>
        </w:rPr>
        <w:t>I</w:t>
      </w:r>
      <w:r>
        <w:rPr>
          <w:rFonts w:ascii="Segoe UI" w:hAnsi="Segoe UI" w:cs="Segoe UI"/>
          <w:color w:val="333333"/>
          <w:sz w:val="36"/>
          <w:szCs w:val="36"/>
          <w:lang w:val="en-US" w:eastAsia="en-US" w:bidi="ar-SA"/>
        </w:rPr>
        <w:t>n the command prompt or terminal. For example, to install the library Matplotlib, which is a library for creating plots and charts, you would type</w:t>
      </w:r>
    </w:p>
    <w:p>
      <w:pPr>
        <w:shd w:val="clear" w:color="auto" w:fill="FFFFFF"/>
        <w:spacing w:before="100" w:beforeAutospacing="1" w:after="100" w:afterAutospacing="1" w:line="240" w:lineRule="auto"/>
        <w:jc w:val="both"/>
        <w:rPr>
          <w:rFonts w:ascii="Segoe UI" w:hAnsi="Segoe UI" w:cs="Segoe UI"/>
          <w:color w:val="000000"/>
          <w:lang w:val="en-US" w:eastAsia="en-US" w:bidi="ar-SA"/>
        </w:rPr>
      </w:pPr>
      <w:r>
        <w:rPr>
          <w:rFonts w:hint="default" w:ascii="Segoe UI" w:hAnsi="Segoe UI" w:cs="Segoe UI"/>
          <w:color w:val="000000" w:themeColor="text1"/>
          <w:sz w:val="32"/>
          <w:szCs w:val="32"/>
          <w:lang w:val="en-US" w:eastAsia="en-US" w:bidi="ar-SA"/>
          <w14:textFill>
            <w14:solidFill>
              <w14:schemeClr w14:val="tx1"/>
            </w14:solidFill>
          </w14:textFill>
        </w:rPr>
        <w:t>2.</w:t>
      </w:r>
      <w:r>
        <w:rPr>
          <w:rFonts w:ascii="Segoe UI" w:hAnsi="Segoe UI" w:cs="Segoe UI"/>
          <w:color w:val="0000FF"/>
          <w:sz w:val="32"/>
          <w:szCs w:val="32"/>
          <w:lang w:val="en-US" w:eastAsia="en-US" w:bidi="ar-SA"/>
        </w:rPr>
        <w:t>"conda install matplotlib"</w:t>
      </w:r>
      <w:r>
        <w:rPr>
          <w:rFonts w:ascii="Segoe UI" w:hAnsi="Segoe UI" w:cs="Segoe UI"/>
          <w:color w:val="000000"/>
          <w:lang w:val="en-US" w:eastAsia="en-US" w:bidi="ar-SA"/>
        </w:rPr>
        <w:t>  </w:t>
      </w:r>
    </w:p>
    <w:p>
      <w:pPr>
        <w:shd w:val="clear" w:color="auto" w:fill="FFFFFF"/>
        <w:spacing w:before="100" w:beforeAutospacing="1" w:after="100" w:afterAutospacing="1" w:line="240" w:lineRule="auto"/>
        <w:ind w:firstLine="540" w:firstLineChars="150"/>
        <w:jc w:val="both"/>
        <w:rPr>
          <w:rFonts w:ascii="Segoe UI" w:hAnsi="Segoe UI" w:cs="Segoe UI"/>
          <w:color w:val="333333"/>
          <w:sz w:val="36"/>
          <w:szCs w:val="36"/>
          <w:lang w:val="en-US" w:eastAsia="en-US" w:bidi="ar-SA"/>
        </w:rPr>
      </w:pPr>
      <w:r>
        <w:rPr>
          <w:rFonts w:hint="default" w:ascii="Segoe UI" w:hAnsi="Segoe UI" w:cs="Segoe UI"/>
          <w:color w:val="333333"/>
          <w:sz w:val="36"/>
          <w:szCs w:val="36"/>
          <w:lang w:val="en-US" w:eastAsia="en-US" w:bidi="ar-SA"/>
        </w:rPr>
        <w:t>I</w:t>
      </w:r>
      <w:r>
        <w:rPr>
          <w:rFonts w:ascii="Segoe UI" w:hAnsi="Segoe UI" w:cs="Segoe UI"/>
          <w:color w:val="333333"/>
          <w:sz w:val="36"/>
          <w:szCs w:val="36"/>
          <w:lang w:val="en-US" w:eastAsia="en-US" w:bidi="ar-SA"/>
        </w:rPr>
        <w:t>n the command line. After running this command, conda will download and install the library in your system.</w:t>
      </w:r>
    </w:p>
    <w:p>
      <w:pPr>
        <w:shd w:val="clear" w:color="auto" w:fill="FFFFFF"/>
        <w:spacing w:before="100" w:beforeAutospacing="1" w:after="100" w:afterAutospacing="1" w:line="240" w:lineRule="auto"/>
        <w:jc w:val="both"/>
        <w:rPr>
          <w:rFonts w:ascii="Segoe UI" w:hAnsi="Segoe UI" w:cs="Segoe UI"/>
          <w:color w:val="333333"/>
          <w:sz w:val="36"/>
          <w:szCs w:val="36"/>
          <w:lang w:val="en-US" w:eastAsia="en-US" w:bidi="ar-SA"/>
        </w:rPr>
      </w:pPr>
      <w:r>
        <w:rPr>
          <w:rFonts w:ascii="Segoe UI" w:hAnsi="Segoe UI" w:cs="Segoe UI"/>
          <w:color w:val="333333"/>
          <w:sz w:val="36"/>
          <w:szCs w:val="36"/>
          <w:lang w:val="en-US" w:eastAsia="en-US" w:bidi="ar-SA"/>
        </w:rPr>
        <w:t xml:space="preserve">It's worth noting that pip and conda are not mutually exclusive. You can use both together. Conda can install both Python and non-python packages, and pip can only install python packages. Conda is also more powerful when managing dependencies. You can use it to create isolated environments with specific versions of Python and packages, so you don't have conflicts between packages. To create an isolated environment called "myenv" with python 3.8, you can use the command </w:t>
      </w:r>
    </w:p>
    <w:p>
      <w:pPr>
        <w:shd w:val="clear" w:color="auto" w:fill="FFFFFF"/>
        <w:spacing w:before="100" w:beforeAutospacing="1" w:after="100" w:afterAutospacing="1" w:line="240" w:lineRule="auto"/>
        <w:jc w:val="both"/>
        <w:rPr>
          <w:rFonts w:ascii="Segoe UI" w:hAnsi="Segoe UI" w:cs="Segoe UI"/>
          <w:color w:val="333333"/>
          <w:sz w:val="32"/>
          <w:szCs w:val="32"/>
          <w:lang w:val="en-US" w:eastAsia="en-US" w:bidi="ar-SA"/>
        </w:rPr>
      </w:pP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sz w:val="32"/>
          <w:szCs w:val="32"/>
          <w:lang w:val="en-US" w:eastAsia="en-US" w:bidi="ar-SA"/>
        </w:rPr>
        <w:t>3.</w:t>
      </w:r>
      <w:r>
        <w:rPr>
          <w:rFonts w:ascii="Segoe UI" w:hAnsi="Segoe UI" w:cs="Segoe UI"/>
          <w:color w:val="0000FF"/>
          <w:sz w:val="32"/>
          <w:szCs w:val="32"/>
          <w:lang w:val="en-US" w:eastAsia="en-US" w:bidi="ar-SA"/>
        </w:rPr>
        <w:t>"conda create -n myenv python=3.8"</w:t>
      </w:r>
      <w:r>
        <w:rPr>
          <w:rFonts w:ascii="Segoe UI" w:hAnsi="Segoe UI" w:cs="Segoe UI"/>
          <w:color w:val="000000"/>
          <w:sz w:val="32"/>
          <w:szCs w:val="32"/>
          <w:lang w:val="en-US" w:eastAsia="en-US" w:bidi="ar-SA"/>
        </w:rPr>
        <w:t>.</w:t>
      </w:r>
      <w:r>
        <w:rPr>
          <w:rFonts w:ascii="Segoe UI" w:hAnsi="Segoe UI" w:cs="Segoe UI"/>
          <w:color w:val="000000"/>
          <w:lang w:val="en-US" w:eastAsia="en-US" w:bidi="ar-SA"/>
        </w:rPr>
        <w:t>   </w:t>
      </w:r>
    </w:p>
    <w:p>
      <w:pPr>
        <w:shd w:val="clear" w:color="auto" w:fill="FFFFFF"/>
        <w:spacing w:before="100" w:beforeAutospacing="1" w:after="100" w:afterAutospacing="1" w:line="240" w:lineRule="auto"/>
        <w:jc w:val="both"/>
        <w:rPr>
          <w:rFonts w:ascii="Segoe UI" w:hAnsi="Segoe UI" w:cs="Segoe UI"/>
          <w:color w:val="333333"/>
          <w:sz w:val="36"/>
          <w:szCs w:val="36"/>
          <w:lang w:val="en-US" w:eastAsia="en-US" w:bidi="ar-SA"/>
        </w:rPr>
      </w:pPr>
      <w:r>
        <w:rPr>
          <w:rFonts w:ascii="Segoe UI" w:hAnsi="Segoe UI" w:cs="Segoe UI"/>
          <w:color w:val="333333"/>
          <w:sz w:val="36"/>
          <w:szCs w:val="36"/>
          <w:lang w:val="en-US" w:eastAsia="en-US" w:bidi="ar-SA"/>
        </w:rPr>
        <w:t>Then activate the environment using</w:t>
      </w:r>
    </w:p>
    <w:p>
      <w:pPr>
        <w:shd w:val="clear" w:color="auto" w:fill="FFFFFF"/>
        <w:spacing w:before="100" w:beforeAutospacing="1" w:after="100" w:afterAutospacing="1" w:line="312" w:lineRule="atLeast"/>
        <w:jc w:val="both"/>
        <w:outlineLvl w:val="1"/>
        <w:rPr>
          <w:rFonts w:ascii="Helvetica" w:hAnsi="Helvetica" w:cs="Helvetica"/>
          <w:color w:val="000000" w:themeColor="text1"/>
          <w:sz w:val="44"/>
          <w:szCs w:val="44"/>
          <w:lang w:val="en-US" w:eastAsia="en-US" w:bidi="ar-SA"/>
          <w14:textFill>
            <w14:solidFill>
              <w14:schemeClr w14:val="tx1"/>
            </w14:solidFill>
          </w14:textFill>
        </w:rPr>
      </w:pPr>
      <w:r>
        <w:rPr>
          <w:rFonts w:ascii="Helvetica" w:hAnsi="Helvetica" w:cs="Helvetica"/>
          <w:color w:val="000000" w:themeColor="text1"/>
          <w:sz w:val="44"/>
          <w:szCs w:val="44"/>
          <w:lang w:val="en-US" w:eastAsia="en-US" w:bidi="ar-SA"/>
          <w14:textFill>
            <w14:solidFill>
              <w14:schemeClr w14:val="tx1"/>
            </w14:solidFill>
          </w14:textFill>
        </w:rPr>
        <w:t>Checking for installed packages</w:t>
      </w:r>
    </w:p>
    <w:p>
      <w:pPr>
        <w:shd w:val="clear" w:color="auto" w:fill="FFFFFF"/>
        <w:spacing w:before="100" w:beforeAutospacing="1" w:after="100" w:afterAutospacing="1" w:line="240" w:lineRule="auto"/>
        <w:ind w:firstLine="540" w:firstLineChars="150"/>
        <w:jc w:val="both"/>
        <w:rPr>
          <w:rFonts w:ascii="Segoe UI" w:hAnsi="Segoe UI" w:cs="Segoe UI"/>
          <w:color w:val="333333"/>
          <w:sz w:val="36"/>
          <w:szCs w:val="36"/>
          <w:lang w:val="en-US" w:eastAsia="en-US" w:bidi="ar-SA"/>
        </w:rPr>
      </w:pPr>
      <w:r>
        <w:rPr>
          <w:rFonts w:ascii="Segoe UI" w:hAnsi="Segoe UI" w:cs="Segoe UI"/>
          <w:color w:val="333333"/>
          <w:sz w:val="36"/>
          <w:szCs w:val="36"/>
          <w:lang w:val="en-US" w:eastAsia="en-US" w:bidi="ar-SA"/>
        </w:rPr>
        <w:t>Before installing any library, it's recommended to check if it's already available in your system.</w:t>
      </w:r>
    </w:p>
    <w:p>
      <w:pPr>
        <w:shd w:val="clear" w:color="auto" w:fill="FFFFFF"/>
        <w:spacing w:before="100" w:beforeAutospacing="1" w:after="100" w:afterAutospacing="1" w:line="240" w:lineRule="auto"/>
        <w:jc w:val="both"/>
        <w:rPr>
          <w:rFonts w:hint="default" w:ascii="Segoe UI" w:hAnsi="Segoe UI" w:cs="Segoe UI"/>
          <w:color w:val="333333"/>
          <w:sz w:val="36"/>
          <w:szCs w:val="36"/>
          <w:lang w:val="en-US" w:eastAsia="en-US" w:bidi="ar-SA"/>
        </w:rPr>
      </w:pPr>
      <w:r>
        <w:rPr>
          <w:rFonts w:ascii="Segoe UI" w:hAnsi="Segoe UI" w:cs="Segoe UI"/>
          <w:color w:val="333333"/>
          <w:sz w:val="36"/>
          <w:szCs w:val="36"/>
          <w:lang w:val="en-US" w:eastAsia="en-US" w:bidi="ar-SA"/>
        </w:rPr>
        <w:t xml:space="preserve"> You can use the command</w:t>
      </w:r>
      <w:r>
        <w:rPr>
          <w:rFonts w:hint="default" w:ascii="Segoe UI" w:hAnsi="Segoe UI" w:cs="Segoe UI"/>
          <w:color w:val="333333"/>
          <w:sz w:val="36"/>
          <w:szCs w:val="36"/>
          <w:lang w:val="en-US" w:eastAsia="en-US" w:bidi="ar-SA"/>
        </w:rPr>
        <w:t>:</w:t>
      </w:r>
    </w:p>
    <w:p>
      <w:pPr>
        <w:shd w:val="clear" w:color="auto" w:fill="FFFFFF"/>
        <w:spacing w:before="100" w:beforeAutospacing="1" w:after="100" w:afterAutospacing="1" w:line="240" w:lineRule="auto"/>
        <w:ind w:firstLine="800" w:firstLineChars="250"/>
        <w:jc w:val="both"/>
        <w:rPr>
          <w:rFonts w:ascii="Segoe UI" w:hAnsi="Segoe UI" w:cs="Segoe UI"/>
          <w:color w:val="000000"/>
          <w:lang w:val="en-US" w:eastAsia="en-US" w:bidi="ar-SA"/>
        </w:rPr>
      </w:pPr>
      <w:r>
        <w:rPr>
          <w:rFonts w:ascii="Segoe UI" w:hAnsi="Segoe UI" w:cs="Segoe UI"/>
          <w:color w:val="0000FF"/>
          <w:sz w:val="32"/>
          <w:szCs w:val="32"/>
          <w:lang w:val="en-US" w:eastAsia="en-US" w:bidi="ar-SA"/>
        </w:rPr>
        <w:t>"pip freeze"</w:t>
      </w:r>
      <w:r>
        <w:rPr>
          <w:rFonts w:ascii="Segoe UI" w:hAnsi="Segoe UI" w:cs="Segoe UI"/>
          <w:color w:val="000000"/>
          <w:sz w:val="32"/>
          <w:szCs w:val="32"/>
          <w:lang w:val="en-US" w:eastAsia="en-US" w:bidi="ar-SA"/>
        </w:rPr>
        <w:t> </w:t>
      </w:r>
      <w:r>
        <w:rPr>
          <w:rFonts w:ascii="Segoe UI" w:hAnsi="Segoe UI" w:cs="Segoe UI"/>
          <w:b/>
          <w:bCs/>
          <w:color w:val="006699"/>
          <w:sz w:val="32"/>
          <w:szCs w:val="32"/>
          <w:lang w:val="en-US" w:eastAsia="en-US" w:bidi="ar-SA"/>
        </w:rPr>
        <w:t>or</w:t>
      </w:r>
      <w:r>
        <w:rPr>
          <w:rFonts w:ascii="Segoe UI" w:hAnsi="Segoe UI" w:cs="Segoe UI"/>
          <w:color w:val="000000"/>
          <w:sz w:val="32"/>
          <w:szCs w:val="32"/>
          <w:lang w:val="en-US" w:eastAsia="en-US" w:bidi="ar-SA"/>
        </w:rPr>
        <w:t> </w:t>
      </w:r>
      <w:r>
        <w:rPr>
          <w:rFonts w:ascii="Segoe UI" w:hAnsi="Segoe UI" w:cs="Segoe UI"/>
          <w:color w:val="0000FF"/>
          <w:sz w:val="32"/>
          <w:szCs w:val="32"/>
          <w:lang w:val="en-US" w:eastAsia="en-US" w:bidi="ar-SA"/>
        </w:rPr>
        <w:t>"conda list"</w:t>
      </w:r>
      <w:r>
        <w:rPr>
          <w:rFonts w:ascii="Segoe UI" w:hAnsi="Segoe UI" w:cs="Segoe UI"/>
          <w:color w:val="000000"/>
          <w:lang w:val="en-US" w:eastAsia="en-US" w:bidi="ar-SA"/>
        </w:rPr>
        <w:t>  </w:t>
      </w:r>
    </w:p>
    <w:p>
      <w:pPr>
        <w:shd w:val="clear" w:color="auto" w:fill="FFFFFF"/>
        <w:spacing w:before="100" w:beforeAutospacing="1" w:after="100" w:afterAutospacing="1" w:line="312" w:lineRule="atLeast"/>
        <w:jc w:val="both"/>
        <w:outlineLvl w:val="1"/>
        <w:rPr>
          <w:rFonts w:ascii="Helvetica" w:hAnsi="Helvetica" w:cs="Helvetica"/>
          <w:color w:val="000000" w:themeColor="text1"/>
          <w:sz w:val="52"/>
          <w:szCs w:val="52"/>
          <w:lang w:val="en-US" w:eastAsia="en-US" w:bidi="ar-SA"/>
          <w14:textFill>
            <w14:solidFill>
              <w14:schemeClr w14:val="tx1"/>
            </w14:solidFill>
          </w14:textFill>
        </w:rPr>
      </w:pPr>
      <w:r>
        <w:rPr>
          <w:rFonts w:ascii="Helvetica" w:hAnsi="Helvetica" w:cs="Helvetica"/>
          <w:color w:val="000000" w:themeColor="text1"/>
          <w:sz w:val="52"/>
          <w:szCs w:val="52"/>
          <w:lang w:val="en-US" w:eastAsia="en-US" w:bidi="ar-SA"/>
          <w14:textFill>
            <w14:solidFill>
              <w14:schemeClr w14:val="tx1"/>
            </w14:solidFill>
          </w14:textFill>
        </w:rPr>
        <w:t>Conclusion</w:t>
      </w:r>
    </w:p>
    <w:p>
      <w:pPr>
        <w:shd w:val="clear" w:color="auto" w:fill="FFFFFF"/>
        <w:spacing w:before="100" w:beforeAutospacing="1" w:after="100" w:afterAutospacing="1" w:line="312" w:lineRule="atLeast"/>
        <w:jc w:val="both"/>
        <w:outlineLvl w:val="1"/>
        <w:rPr>
          <w:rFonts w:ascii="Segoe UI" w:hAnsi="Segoe UI" w:cs="Segoe UI"/>
          <w:bCs/>
          <w:color w:val="333333"/>
          <w:sz w:val="36"/>
          <w:szCs w:val="36"/>
          <w:shd w:val="clear" w:color="auto" w:fill="FFFFFF"/>
          <w:lang w:val="en-US" w:eastAsia="en-US" w:bidi="ar-SA"/>
        </w:rPr>
      </w:pPr>
      <w:r>
        <w:rPr>
          <w:rFonts w:ascii="Helvetica" w:hAnsi="Helvetica" w:cs="Helvetica"/>
          <w:color w:val="610B38"/>
          <w:sz w:val="38"/>
          <w:szCs w:val="38"/>
          <w:lang w:val="en-US" w:eastAsia="en-US" w:bidi="ar-SA"/>
        </w:rPr>
        <w:t xml:space="preserve">   </w:t>
      </w:r>
      <w:r>
        <w:rPr>
          <w:rFonts w:ascii="Segoe UI" w:hAnsi="Segoe UI" w:cs="Segoe UI"/>
          <w:bCs/>
          <w:color w:val="333333"/>
          <w:sz w:val="36"/>
          <w:szCs w:val="36"/>
          <w:shd w:val="clear" w:color="auto" w:fill="FFFFFF"/>
          <w:lang w:val="en-US" w:eastAsia="en-US" w:bidi="ar-SA"/>
        </w:rPr>
        <w:t>There are various ways to download and install Python libraries, including pip, conda, and manual installation. It's important to ensure that the library you're installing is compatible with the version of Python you're using and that all dependencies are satisfied</w:t>
      </w:r>
    </w:p>
    <w:p>
      <w:pPr>
        <w:shd w:val="clear" w:color="auto" w:fill="FFFFFF"/>
        <w:spacing w:before="100" w:beforeAutospacing="1" w:after="100" w:afterAutospacing="1" w:line="312" w:lineRule="atLeast"/>
        <w:jc w:val="both"/>
        <w:outlineLvl w:val="1"/>
        <w:rPr>
          <w:rFonts w:ascii="Segoe UI" w:hAnsi="Segoe UI" w:cs="Segoe UI"/>
          <w:b/>
          <w:bCs/>
          <w:color w:val="333333"/>
          <w:sz w:val="48"/>
          <w:szCs w:val="48"/>
          <w:shd w:val="clear" w:color="auto" w:fill="FFFFFF"/>
          <w:lang w:val="en-US" w:eastAsia="en-US" w:bidi="ar-SA"/>
        </w:rPr>
      </w:pPr>
      <w:r>
        <w:rPr>
          <w:rFonts w:ascii="Segoe UI" w:hAnsi="Segoe UI" w:cs="Segoe UI"/>
          <w:b/>
          <w:bCs/>
          <w:color w:val="333333"/>
          <w:sz w:val="48"/>
          <w:szCs w:val="48"/>
          <w:shd w:val="clear" w:color="auto" w:fill="FFFFFF"/>
          <w:lang w:val="en-US" w:eastAsia="en-US" w:bidi="ar-SA"/>
        </w:rPr>
        <w:t>How to train and test</w:t>
      </w:r>
    </w:p>
    <w:p>
      <w:pPr>
        <w:shd w:val="clear" w:color="auto" w:fill="FFFFFF"/>
        <w:spacing w:before="100" w:beforeAutospacing="1" w:after="100" w:afterAutospacing="1" w:line="312" w:lineRule="atLeast"/>
        <w:jc w:val="both"/>
        <w:outlineLvl w:val="1"/>
        <w:rPr>
          <w:rFonts w:ascii="Segoe UI" w:hAnsi="Segoe UI" w:cs="Segoe UI"/>
          <w:bCs/>
          <w:color w:val="374151"/>
          <w:sz w:val="36"/>
          <w:szCs w:val="36"/>
          <w:shd w:val="clear" w:color="auto" w:fill="F7F7F8"/>
          <w:lang w:val="en-US" w:eastAsia="en-US" w:bidi="ar-SA"/>
        </w:rPr>
      </w:pPr>
      <w:r>
        <w:rPr>
          <w:rFonts w:ascii="Segoe UI" w:hAnsi="Segoe UI" w:cs="Segoe UI"/>
          <w:bCs/>
          <w:color w:val="374151"/>
          <w:sz w:val="36"/>
          <w:szCs w:val="36"/>
          <w:shd w:val="clear" w:color="auto" w:fill="F7F7F8"/>
          <w:lang w:val="en-US" w:eastAsia="en-US" w:bidi="ar-SA"/>
        </w:rPr>
        <w:t>In Python, you can train and test machine learning models using popular libraries like</w:t>
      </w:r>
    </w:p>
    <w:p>
      <w:pPr>
        <w:numPr>
          <w:ilvl w:val="0"/>
          <w:numId w:val="0"/>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360" w:leftChars="0"/>
        <w:rPr>
          <w:rFonts w:hint="default" w:ascii="Segoe UI" w:hAnsi="Segoe UI" w:cs="Segoe UI"/>
          <w:color w:val="374151"/>
          <w:lang w:val="en-US" w:eastAsia="en-US" w:bidi="ar-SA"/>
        </w:rPr>
      </w:pPr>
      <w:r>
        <w:rPr>
          <w:rFonts w:hint="default" w:ascii="Segoe UI" w:hAnsi="Segoe UI" w:cs="Segoe UI"/>
          <w:b/>
          <w:bCs/>
          <w:color w:val="374151"/>
          <w:sz w:val="40"/>
          <w:szCs w:val="40"/>
          <w:lang w:val="en-US" w:eastAsia="en-US" w:bidi="ar-SA"/>
        </w:rPr>
        <w:t>1.</w:t>
      </w:r>
      <w:r>
        <w:rPr>
          <w:rFonts w:ascii="Segoe UI" w:hAnsi="Segoe UI" w:cs="Segoe UI"/>
          <w:b/>
          <w:bCs/>
          <w:color w:val="374151"/>
          <w:sz w:val="40"/>
          <w:szCs w:val="40"/>
          <w:lang w:val="en-US" w:eastAsia="en-US" w:bidi="ar-SA"/>
        </w:rPr>
        <w:t>Data Preparation</w:t>
      </w:r>
      <w:r>
        <w:rPr>
          <w:rFonts w:hint="default" w:ascii="Segoe UI" w:hAnsi="Segoe UI" w:cs="Segoe UI"/>
          <w:b/>
          <w:bCs/>
          <w:color w:val="374151"/>
          <w:sz w:val="40"/>
          <w:szCs w:val="40"/>
          <w:lang w:val="en-US" w:eastAsia="en-US" w:bidi="ar-SA"/>
        </w:rPr>
        <w:t>:</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Load and preprocess your dataset.</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Split your data into a training set and a testing set (or validation set).</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 xml:space="preserve"> The training set is used to train the model, and the testing set is used to evaluate its performance.</w:t>
      </w:r>
    </w:p>
    <w:p>
      <w:pPr>
        <w:numPr>
          <w:ilvl w:val="0"/>
          <w:numId w:val="0"/>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360" w:leftChars="0"/>
        <w:rPr>
          <w:rFonts w:hint="default" w:ascii="Segoe UI" w:hAnsi="Segoe UI" w:cs="Segoe UI"/>
          <w:color w:val="374151"/>
          <w:lang w:val="en-US" w:eastAsia="en-US" w:bidi="ar-SA"/>
        </w:rPr>
      </w:pPr>
      <w:r>
        <w:rPr>
          <w:rFonts w:hint="default" w:ascii="Segoe UI" w:hAnsi="Segoe UI" w:cs="Segoe UI"/>
          <w:b/>
          <w:bCs/>
          <w:color w:val="374151"/>
          <w:sz w:val="40"/>
          <w:szCs w:val="40"/>
          <w:lang w:val="en-US" w:eastAsia="en-US" w:bidi="ar-SA"/>
        </w:rPr>
        <w:t>2.</w:t>
      </w:r>
      <w:r>
        <w:rPr>
          <w:rFonts w:ascii="Segoe UI" w:hAnsi="Segoe UI" w:cs="Segoe UI"/>
          <w:b/>
          <w:bCs/>
          <w:color w:val="374151"/>
          <w:sz w:val="40"/>
          <w:szCs w:val="40"/>
          <w:lang w:val="en-US" w:eastAsia="en-US" w:bidi="ar-SA"/>
        </w:rPr>
        <w:t>Choose a Model</w:t>
      </w:r>
      <w:r>
        <w:rPr>
          <w:rFonts w:hint="default" w:ascii="Segoe UI" w:hAnsi="Segoe UI" w:cs="Segoe UI"/>
          <w:b/>
          <w:bCs/>
          <w:color w:val="374151"/>
          <w:sz w:val="40"/>
          <w:szCs w:val="40"/>
          <w:lang w:val="en-US" w:eastAsia="en-US" w:bidi="ar-SA"/>
        </w:rPr>
        <w:t>:</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lang w:val="en-US" w:eastAsia="en-US" w:bidi="ar-SA"/>
        </w:rPr>
      </w:pPr>
      <w:r>
        <w:rPr>
          <w:rFonts w:ascii="Segoe UI" w:hAnsi="Segoe UI" w:cs="Segoe UI"/>
          <w:color w:val="374151"/>
          <w:sz w:val="36"/>
          <w:szCs w:val="36"/>
          <w:lang w:val="en-US" w:eastAsia="en-US" w:bidi="ar-SA"/>
        </w:rPr>
        <w:t>Select an appropriate machine learning or deep learning model for your problem. The choice of the model depends on the nature of your data and the problem you're trying to solve.</w:t>
      </w:r>
    </w:p>
    <w:p>
      <w:pPr>
        <w:numPr>
          <w:ilvl w:val="0"/>
          <w:numId w:val="0"/>
        </w:numPr>
        <w:pBdr>
          <w:top w:val="single" w:color="D9D9E3" w:sz="2" w:space="0"/>
          <w:left w:val="single" w:color="D9D9E3" w:sz="2" w:space="5"/>
          <w:bottom w:val="single" w:color="D9D9E3" w:sz="2" w:space="0"/>
          <w:right w:val="single" w:color="D9D9E3" w:sz="2" w:space="0"/>
        </w:pBdr>
        <w:shd w:val="clear" w:color="auto" w:fill="F7F7F8"/>
        <w:spacing w:after="0" w:line="240" w:lineRule="auto"/>
        <w:rPr>
          <w:rFonts w:ascii="Segoe UI" w:hAnsi="Segoe UI" w:cs="Segoe UI"/>
          <w:color w:val="374151"/>
          <w:lang w:val="en-US" w:eastAsia="en-US" w:bidi="ar-SA"/>
        </w:rPr>
      </w:pPr>
      <w:r>
        <w:rPr>
          <w:rFonts w:hint="default" w:ascii="Segoe UI" w:hAnsi="Segoe UI" w:cs="Segoe UI"/>
          <w:b/>
          <w:bCs/>
          <w:color w:val="374151"/>
          <w:sz w:val="40"/>
          <w:szCs w:val="40"/>
          <w:lang w:val="en-US" w:eastAsia="en-US" w:bidi="ar-SA"/>
        </w:rPr>
        <w:t>3.</w:t>
      </w:r>
      <w:r>
        <w:rPr>
          <w:rFonts w:ascii="Segoe UI" w:hAnsi="Segoe UI" w:cs="Segoe UI"/>
          <w:b/>
          <w:bCs/>
          <w:color w:val="374151"/>
          <w:sz w:val="40"/>
          <w:szCs w:val="40"/>
          <w:lang w:val="en-US" w:eastAsia="en-US" w:bidi="ar-SA"/>
        </w:rPr>
        <w:t>Training the Model</w:t>
      </w:r>
      <w:r>
        <w:rPr>
          <w:rFonts w:hint="default" w:ascii="Segoe UI" w:hAnsi="Segoe UI" w:cs="Segoe UI"/>
          <w:b/>
          <w:bCs/>
          <w:color w:val="374151"/>
          <w:sz w:val="40"/>
          <w:szCs w:val="40"/>
          <w:lang w:val="en-US" w:eastAsia="en-US" w:bidi="ar-SA"/>
        </w:rPr>
        <w:t>:</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Use the training data to train your chosen model. In Python, this typically involves using libraries like scikit-learn or TensorFlow.</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 xml:space="preserve">For scikit-learn, you can use the </w:t>
      </w:r>
      <w:r>
        <w:rPr>
          <w:rFonts w:ascii="Courier New" w:hAnsi="Courier New" w:cs="Courier New"/>
          <w:b/>
          <w:bCs/>
          <w:color w:val="374151"/>
          <w:sz w:val="36"/>
          <w:szCs w:val="36"/>
          <w:lang w:val="en-US" w:eastAsia="en-US" w:bidi="ar-SA"/>
        </w:rPr>
        <w:t>.fit()</w:t>
      </w:r>
      <w:r>
        <w:rPr>
          <w:rFonts w:ascii="Segoe UI" w:hAnsi="Segoe UI" w:cs="Segoe UI"/>
          <w:color w:val="374151"/>
          <w:sz w:val="36"/>
          <w:szCs w:val="36"/>
          <w:lang w:val="en-US" w:eastAsia="en-US" w:bidi="ar-SA"/>
        </w:rPr>
        <w:t xml:space="preserve"> method on your model object to train it.</w:t>
      </w:r>
    </w:p>
    <w:p>
      <w:pPr>
        <w:numPr>
          <w:ilvl w:val="1"/>
          <w:numId w:val="6"/>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 xml:space="preserve">For TensorFlow or Keras, you would define a model, compile it, and then use the </w:t>
      </w:r>
      <w:r>
        <w:rPr>
          <w:rFonts w:ascii="Courier New" w:hAnsi="Courier New" w:cs="Courier New"/>
          <w:b/>
          <w:bCs/>
          <w:color w:val="374151"/>
          <w:sz w:val="36"/>
          <w:szCs w:val="36"/>
          <w:lang w:val="en-US" w:eastAsia="en-US" w:bidi="ar-SA"/>
        </w:rPr>
        <w:t>fit()</w:t>
      </w:r>
      <w:r>
        <w:rPr>
          <w:rFonts w:ascii="Segoe UI" w:hAnsi="Segoe UI" w:cs="Segoe UI"/>
          <w:color w:val="374151"/>
          <w:sz w:val="36"/>
          <w:szCs w:val="36"/>
          <w:lang w:val="en-US" w:eastAsia="en-US" w:bidi="ar-SA"/>
        </w:rPr>
        <w:t xml:space="preserve"> method to train it.</w:t>
      </w:r>
    </w:p>
    <w:p>
      <w:pPr>
        <w:shd w:val="clear" w:color="auto" w:fill="FFFFFF"/>
        <w:spacing w:before="100" w:beforeAutospacing="1" w:after="100" w:afterAutospacing="1" w:line="312" w:lineRule="atLeast"/>
        <w:jc w:val="both"/>
        <w:outlineLvl w:val="1"/>
        <w:rPr>
          <w:rFonts w:ascii="Helvetica" w:hAnsi="Helvetica" w:cs="Helvetica"/>
          <w:color w:val="610B38"/>
          <w:sz w:val="28"/>
          <w:szCs w:val="28"/>
          <w:lang w:val="en-US" w:eastAsia="en-US" w:bidi="ar-SA"/>
        </w:rPr>
      </w:pP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 Example using scikit-learn</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from sklearn.model_selection import train_test_split</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from sklearn.linear_model import LinearRegression</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 Split data into training and testing sets</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X_train, X_test, y_train, y_test = train_test_split(X, y, test_size=0.2, random_state=42)</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p>
    <w:p>
      <w:pPr>
        <w:shd w:val="clear" w:color="auto" w:fill="FFFFFF"/>
        <w:spacing w:before="100" w:beforeAutospacing="1" w:after="100" w:afterAutospacing="1" w:line="240" w:lineRule="auto"/>
        <w:jc w:val="both"/>
        <w:rPr>
          <w:rFonts w:ascii="Segoe UI" w:hAnsi="Segoe UI" w:cs="Segoe UI"/>
          <w:color w:val="333333"/>
          <w:lang w:val="en-US" w:eastAsia="en-US" w:bidi="ar-SA"/>
        </w:rPr>
      </w:pP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 Create and train a linear regression model</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model = LinearRegression()</w:t>
      </w:r>
    </w:p>
    <w:p>
      <w:pPr>
        <w:shd w:val="clear" w:color="auto" w:fill="FFFFFF"/>
        <w:spacing w:before="100" w:beforeAutospacing="1" w:after="100" w:afterAutospacing="1" w:line="240" w:lineRule="auto"/>
        <w:jc w:val="both"/>
        <w:rPr>
          <w:rFonts w:ascii="Segoe UI" w:hAnsi="Segoe UI" w:cs="Segoe UI"/>
          <w:color w:val="333333"/>
          <w:lang w:val="en-US" w:eastAsia="en-US" w:bidi="ar-SA"/>
        </w:rPr>
      </w:pPr>
      <w:r>
        <w:rPr>
          <w:rFonts w:ascii="Segoe UI" w:hAnsi="Segoe UI" w:cs="Segoe UI"/>
          <w:color w:val="333333"/>
          <w:lang w:val="en-US" w:eastAsia="en-US" w:bidi="ar-SA"/>
        </w:rPr>
        <w:t>model.fit(X_train, y_train)</w:t>
      </w:r>
    </w:p>
    <w:p>
      <w:pPr>
        <w:spacing w:after="0" w:line="240" w:lineRule="auto"/>
        <w:rPr>
          <w:rFonts w:ascii="Segoe UI" w:hAnsi="Segoe UI" w:cs="Segoe UI"/>
          <w:color w:val="374151"/>
          <w:sz w:val="44"/>
          <w:szCs w:val="44"/>
          <w:shd w:val="clear" w:color="auto" w:fill="F7F7F8"/>
          <w:lang w:val="en-US" w:eastAsia="en-US" w:bidi="ar-SA"/>
        </w:rPr>
      </w:pPr>
      <w:r>
        <w:rPr>
          <w:rFonts w:ascii="Segoe UI" w:hAnsi="Segoe UI" w:cs="Segoe UI"/>
          <w:b/>
          <w:bCs/>
          <w:sz w:val="44"/>
          <w:szCs w:val="44"/>
          <w:lang w:val="en-US" w:eastAsia="en-US" w:bidi="ar-SA"/>
        </w:rPr>
        <w:t>Testing/Evaluating the Model</w:t>
      </w:r>
      <w:r>
        <w:rPr>
          <w:rFonts w:ascii="Segoe UI" w:hAnsi="Segoe UI" w:cs="Segoe UI"/>
          <w:color w:val="374151"/>
          <w:sz w:val="44"/>
          <w:szCs w:val="44"/>
          <w:shd w:val="clear" w:color="auto" w:fill="F7F7F8"/>
          <w:lang w:val="en-US" w:eastAsia="en-US" w:bidi="ar-SA"/>
        </w:rPr>
        <w:t>:</w:t>
      </w:r>
    </w:p>
    <w:p>
      <w:pPr>
        <w:spacing w:after="0" w:line="240" w:lineRule="auto"/>
        <w:rPr>
          <w:rFonts w:ascii="Segoe UI" w:hAnsi="Segoe UI" w:cs="Segoe UI"/>
          <w:color w:val="374151"/>
          <w:sz w:val="44"/>
          <w:szCs w:val="44"/>
          <w:shd w:val="clear" w:color="auto" w:fill="F7F7F8"/>
          <w:lang w:val="en-US" w:eastAsia="en-US" w:bidi="ar-SA"/>
        </w:rPr>
      </w:pPr>
    </w:p>
    <w:p>
      <w:pPr>
        <w:numPr>
          <w:ilvl w:val="0"/>
          <w:numId w:val="7"/>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sz w:val="36"/>
          <w:szCs w:val="36"/>
          <w:lang w:val="en-US" w:eastAsia="en-US" w:bidi="ar-SA"/>
        </w:rPr>
      </w:pPr>
      <w:r>
        <w:rPr>
          <w:rFonts w:ascii="Segoe UI" w:hAnsi="Segoe UI" w:cs="Segoe UI"/>
          <w:color w:val="374151"/>
          <w:sz w:val="36"/>
          <w:szCs w:val="36"/>
          <w:lang w:val="en-US" w:eastAsia="en-US" w:bidi="ar-SA"/>
        </w:rPr>
        <w:t>Once the model is trained, you should test it on the testing dataset to evaluate its performance.</w:t>
      </w:r>
    </w:p>
    <w:p>
      <w:pPr>
        <w:numPr>
          <w:ilvl w:val="0"/>
          <w:numId w:val="7"/>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720" w:hanging="360"/>
        <w:rPr>
          <w:rFonts w:ascii="Segoe UI" w:hAnsi="Segoe UI" w:cs="Segoe UI"/>
          <w:color w:val="374151"/>
          <w:lang w:val="en-US" w:eastAsia="en-US" w:bidi="ar-SA"/>
        </w:rPr>
      </w:pPr>
      <w:r>
        <w:rPr>
          <w:rFonts w:ascii="Segoe UI" w:hAnsi="Segoe UI" w:cs="Segoe UI"/>
          <w:color w:val="374151"/>
          <w:sz w:val="36"/>
          <w:szCs w:val="36"/>
          <w:lang w:val="en-US" w:eastAsia="en-US" w:bidi="ar-SA"/>
        </w:rPr>
        <w:t>Use appropriate evaluation metrics for your problem. For classification tasks, you might use metrics like accuracy, precision, recall, F1-score, or ROC AUC. For regression tasks, you might use metrics like mean squared error (MSE) or R-squared</w:t>
      </w:r>
      <w:r>
        <w:rPr>
          <w:rFonts w:ascii="Segoe UI" w:hAnsi="Segoe UI" w:cs="Segoe UI"/>
          <w:color w:val="374151"/>
          <w:lang w:val="en-US" w:eastAsia="en-US" w:bidi="ar-SA"/>
        </w:rPr>
        <w:t>.</w:t>
      </w:r>
    </w:p>
    <w:p>
      <w:pPr>
        <w:spacing w:after="120" w:line="375" w:lineRule="atLeast"/>
        <w:ind w:left="360"/>
        <w:jc w:val="both"/>
        <w:rPr>
          <w:rFonts w:ascii="Segoe UI" w:hAnsi="Segoe UI" w:cs="Segoe UI"/>
          <w:color w:val="000000"/>
          <w:lang w:val="en-US" w:eastAsia="en-US" w:bidi="ar-SA"/>
        </w:rPr>
      </w:pP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 Example using scikit-learn</w:t>
      </w: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from sklearn.metrics import mean_squared_error</w:t>
      </w:r>
    </w:p>
    <w:p>
      <w:pPr>
        <w:spacing w:after="120" w:line="375" w:lineRule="atLeast"/>
        <w:ind w:left="360"/>
        <w:jc w:val="both"/>
        <w:rPr>
          <w:rFonts w:ascii="Segoe UI" w:hAnsi="Segoe UI" w:cs="Segoe UI"/>
          <w:color w:val="000000"/>
          <w:lang w:val="en-US" w:eastAsia="en-US" w:bidi="ar-SA"/>
        </w:rPr>
      </w:pP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 Make predictions on the test set</w:t>
      </w: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y_pred = model.predict(X_test)</w:t>
      </w:r>
    </w:p>
    <w:p>
      <w:pPr>
        <w:spacing w:after="120" w:line="375" w:lineRule="atLeast"/>
        <w:ind w:left="360"/>
        <w:jc w:val="both"/>
        <w:rPr>
          <w:rFonts w:ascii="Segoe UI" w:hAnsi="Segoe UI" w:cs="Segoe UI"/>
          <w:color w:val="000000"/>
          <w:lang w:val="en-US" w:eastAsia="en-US" w:bidi="ar-SA"/>
        </w:rPr>
      </w:pP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 Calculate the mean squared error</w:t>
      </w: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mse = mean_squared_error(y_test, y_pred)</w:t>
      </w:r>
    </w:p>
    <w:p>
      <w:pPr>
        <w:spacing w:after="120" w:line="375" w:lineRule="atLeast"/>
        <w:ind w:left="360"/>
        <w:jc w:val="both"/>
        <w:rPr>
          <w:rFonts w:ascii="Segoe UI" w:hAnsi="Segoe UI" w:cs="Segoe UI"/>
          <w:color w:val="000000"/>
          <w:lang w:val="en-US" w:eastAsia="en-US" w:bidi="ar-SA"/>
        </w:rPr>
      </w:pPr>
      <w:r>
        <w:rPr>
          <w:rFonts w:ascii="Segoe UI" w:hAnsi="Segoe UI" w:cs="Segoe UI"/>
          <w:color w:val="000000"/>
          <w:lang w:val="en-US" w:eastAsia="en-US" w:bidi="ar-SA"/>
        </w:rPr>
        <w:t>print("Mean Squared Error:", mse)</w:t>
      </w:r>
    </w:p>
    <w:p>
      <w:pPr>
        <w:numPr>
          <w:ilvl w:val="0"/>
          <w:numId w:val="0"/>
        </w:numPr>
        <w:pBdr>
          <w:top w:val="single" w:color="D9D9E3" w:sz="2" w:space="0"/>
          <w:left w:val="single" w:color="D9D9E3" w:sz="2" w:space="5"/>
          <w:bottom w:val="single" w:color="D9D9E3" w:sz="2" w:space="0"/>
          <w:right w:val="single" w:color="D9D9E3" w:sz="2" w:space="0"/>
        </w:pBdr>
        <w:spacing w:after="0" w:line="240" w:lineRule="auto"/>
        <w:ind w:left="-360" w:leftChars="0"/>
        <w:rPr>
          <w:rFonts w:ascii="Segoe UI" w:hAnsi="Segoe UI" w:cs="Segoe UI"/>
          <w:sz w:val="21"/>
          <w:szCs w:val="21"/>
          <w:lang w:val="en-US" w:eastAsia="en-US" w:bidi="ar-SA"/>
        </w:rPr>
      </w:pPr>
      <w:r>
        <w:rPr>
          <w:rFonts w:hint="default" w:ascii="Segoe UI" w:hAnsi="Segoe UI" w:cs="Segoe UI"/>
          <w:b/>
          <w:bCs/>
          <w:sz w:val="40"/>
          <w:szCs w:val="40"/>
          <w:lang w:val="en-US" w:eastAsia="en-US" w:bidi="ar-SA"/>
        </w:rPr>
        <w:t>5.</w:t>
      </w:r>
      <w:r>
        <w:rPr>
          <w:rFonts w:ascii="Segoe UI" w:hAnsi="Segoe UI" w:cs="Segoe UI"/>
          <w:b/>
          <w:bCs/>
          <w:sz w:val="40"/>
          <w:szCs w:val="40"/>
          <w:lang w:val="en-US" w:eastAsia="en-US" w:bidi="ar-SA"/>
        </w:rPr>
        <w:t>Fine-Tuning</w:t>
      </w:r>
      <w:r>
        <w:rPr>
          <w:rFonts w:ascii="Segoe UI" w:hAnsi="Segoe UI" w:cs="Segoe UI"/>
          <w:sz w:val="21"/>
          <w:szCs w:val="21"/>
          <w:lang w:val="en-US" w:eastAsia="en-US" w:bidi="ar-SA"/>
        </w:rPr>
        <w:t xml:space="preserve"> (Optional):</w:t>
      </w:r>
    </w:p>
    <w:p>
      <w:pPr>
        <w:numPr>
          <w:ilvl w:val="1"/>
          <w:numId w:val="8"/>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sz w:val="36"/>
          <w:szCs w:val="36"/>
          <w:lang w:val="en-US" w:eastAsia="en-US" w:bidi="ar-SA"/>
        </w:rPr>
      </w:pPr>
      <w:r>
        <w:rPr>
          <w:rFonts w:ascii="Segoe UI" w:hAnsi="Segoe UI" w:cs="Segoe UI"/>
          <w:sz w:val="36"/>
          <w:szCs w:val="36"/>
          <w:lang w:val="en-US" w:eastAsia="en-US" w:bidi="ar-SA"/>
        </w:rPr>
        <w:t>Depending on the results, you may need to fine-tune your model by adjusting hyperparameters or trying different algorithms.</w:t>
      </w:r>
    </w:p>
    <w:p>
      <w:pPr>
        <w:numPr>
          <w:ilvl w:val="0"/>
          <w:numId w:val="0"/>
        </w:num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sz w:val="21"/>
          <w:szCs w:val="21"/>
          <w:lang w:val="en-US" w:eastAsia="en-US" w:bidi="ar-SA"/>
        </w:rPr>
      </w:pPr>
      <w:r>
        <w:rPr>
          <w:rFonts w:hint="default" w:ascii="Segoe UI" w:hAnsi="Segoe UI" w:cs="Segoe UI"/>
          <w:b/>
          <w:bCs/>
          <w:sz w:val="40"/>
          <w:szCs w:val="40"/>
          <w:lang w:val="en-US" w:eastAsia="en-US" w:bidi="ar-SA"/>
        </w:rPr>
        <w:t>6.</w:t>
      </w:r>
      <w:r>
        <w:rPr>
          <w:rFonts w:ascii="Segoe UI" w:hAnsi="Segoe UI" w:cs="Segoe UI"/>
          <w:b/>
          <w:bCs/>
          <w:sz w:val="40"/>
          <w:szCs w:val="40"/>
          <w:lang w:val="en-US" w:eastAsia="en-US" w:bidi="ar-SA"/>
        </w:rPr>
        <w:t>Deployment</w:t>
      </w:r>
      <w:r>
        <w:rPr>
          <w:rFonts w:ascii="Segoe UI" w:hAnsi="Segoe UI" w:cs="Segoe UI"/>
          <w:sz w:val="21"/>
          <w:szCs w:val="21"/>
          <w:lang w:val="en-US" w:eastAsia="en-US" w:bidi="ar-SA"/>
        </w:rPr>
        <w:t xml:space="preserve"> (Optional):</w:t>
      </w:r>
    </w:p>
    <w:p>
      <w:pPr>
        <w:numPr>
          <w:ilvl w:val="1"/>
          <w:numId w:val="8"/>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sz w:val="21"/>
          <w:szCs w:val="21"/>
          <w:lang w:val="en-US" w:eastAsia="en-US" w:bidi="ar-SA"/>
        </w:rPr>
      </w:pPr>
      <w:r>
        <w:rPr>
          <w:rFonts w:ascii="Segoe UI" w:hAnsi="Segoe UI" w:cs="Segoe UI"/>
          <w:sz w:val="36"/>
          <w:szCs w:val="36"/>
          <w:lang w:val="en-US" w:eastAsia="en-US" w:bidi="ar-SA"/>
        </w:rPr>
        <w:t>If your model performs well and meets your criteria, you can deploy it for use in real-world applications</w:t>
      </w:r>
      <w:r>
        <w:rPr>
          <w:rFonts w:ascii="Segoe UI" w:hAnsi="Segoe UI" w:cs="Segoe UI"/>
          <w:sz w:val="21"/>
          <w:szCs w:val="21"/>
          <w:lang w:val="en-US" w:eastAsia="en-US" w:bidi="ar-SA"/>
        </w:rPr>
        <w:t>.</w:t>
      </w:r>
    </w:p>
    <w:p>
      <w:pPr>
        <w:pBdr>
          <w:top w:val="single" w:color="D9D9E3" w:sz="2" w:space="0"/>
          <w:left w:val="single" w:color="D9D9E3" w:sz="2" w:space="0"/>
          <w:bottom w:val="single" w:color="D9D9E3" w:sz="2" w:space="2"/>
          <w:right w:val="single" w:color="D9D9E3" w:sz="2" w:space="0"/>
        </w:pBdr>
        <w:spacing w:before="300" w:after="100" w:line="240" w:lineRule="auto"/>
        <w:rPr>
          <w:rFonts w:ascii="Segoe UI" w:hAnsi="Segoe UI" w:cs="Segoe UI"/>
          <w:sz w:val="36"/>
          <w:szCs w:val="36"/>
          <w:lang w:val="en-US" w:eastAsia="en-US" w:bidi="ar-SA"/>
        </w:rPr>
      </w:pPr>
      <w:r>
        <w:rPr>
          <w:rFonts w:ascii="Segoe UI" w:hAnsi="Segoe UI" w:cs="Segoe UI"/>
          <w:sz w:val="36"/>
          <w:szCs w:val="36"/>
          <w:lang w:val="en-US" w:eastAsia="en-US" w:bidi="ar-SA"/>
        </w:rPr>
        <w:t>Remember that the specific steps and libraries you use may vary depending on the machine learning or deep learning framework you choose and the problem you're trying to solve. The examples provided above are basic and serve as a starting point for the training and testing process in Python.</w:t>
      </w:r>
    </w:p>
    <w:p>
      <w:pPr>
        <w:pBdr>
          <w:top w:val="single" w:color="D9D9E3" w:sz="2" w:space="0"/>
          <w:left w:val="single" w:color="D9D9E3" w:sz="2" w:space="0"/>
          <w:bottom w:val="single" w:color="D9D9E3" w:sz="2" w:space="2"/>
          <w:right w:val="single" w:color="D9D9E3" w:sz="2" w:space="0"/>
        </w:pBdr>
        <w:spacing w:before="300" w:after="100" w:line="240" w:lineRule="auto"/>
        <w:rPr>
          <w:rFonts w:hint="default" w:ascii="Arial Black" w:hAnsi="Arial Black" w:cs="Arial Black"/>
          <w:color w:val="000000"/>
          <w:sz w:val="40"/>
          <w:szCs w:val="40"/>
          <w:lang w:val="en-US" w:eastAsia="en-US" w:bidi="ar-SA"/>
        </w:rPr>
      </w:pPr>
      <w:r>
        <w:rPr>
          <w:rFonts w:hint="default" w:ascii="Arial Black" w:hAnsi="Arial Black" w:cs="Arial Black"/>
          <w:color w:val="000000"/>
          <w:sz w:val="40"/>
          <w:szCs w:val="40"/>
          <w:lang w:val="en-US" w:eastAsia="en-US" w:bidi="ar-SA"/>
        </w:rPr>
        <w:t>Rest of explaination:</w:t>
      </w:r>
    </w:p>
    <w:p>
      <w:pPr>
        <w:numPr>
          <w:ilvl w:val="0"/>
          <w:numId w:val="9"/>
        </w:numPr>
        <w:pBdr>
          <w:top w:val="single" w:color="D9D9E3" w:sz="2" w:space="0"/>
          <w:left w:val="single" w:color="D9D9E3" w:sz="2" w:space="5"/>
          <w:bottom w:val="single" w:color="D9D9E3" w:sz="2" w:space="0"/>
          <w:right w:val="single" w:color="D9D9E3" w:sz="2" w:space="0"/>
        </w:pBdr>
        <w:spacing w:after="0" w:line="240" w:lineRule="auto"/>
        <w:ind w:left="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Python Libraries for Machine Learning:</w:t>
      </w:r>
      <w:r>
        <w:rPr>
          <w:rFonts w:ascii="Segoe UI" w:hAnsi="Segoe UI" w:cs="Segoe UI"/>
          <w:color w:val="000000"/>
          <w:sz w:val="27"/>
          <w:szCs w:val="27"/>
          <w:lang w:val="en-US" w:eastAsia="en-US" w:bidi="ar-SA"/>
        </w:rPr>
        <w:t xml:space="preserve"> Python has a rich ecosystem of libraries and frameworks for machine learning, making it a popular choice for data scientists and machine learning practitioners. Some of the most commonly used libraries include:</w:t>
      </w:r>
    </w:p>
    <w:p>
      <w:pPr>
        <w:pBdr>
          <w:top w:val="single" w:color="D9D9E3" w:sz="2" w:space="0"/>
          <w:left w:val="single" w:color="D9D9E3" w:sz="2" w:space="5"/>
          <w:bottom w:val="single" w:color="D9D9E3" w:sz="2" w:space="0"/>
          <w:right w:val="single" w:color="D9D9E3" w:sz="2" w:space="0"/>
        </w:pBdr>
        <w:spacing w:after="0" w:line="240" w:lineRule="auto"/>
        <w:ind w:left="720"/>
        <w:rPr>
          <w:rFonts w:ascii="Segoe UI" w:hAnsi="Segoe UI" w:cs="Segoe UI"/>
          <w:color w:val="000000"/>
          <w:sz w:val="27"/>
          <w:szCs w:val="27"/>
          <w:lang w:val="en-US" w:eastAsia="en-US" w:bidi="ar-SA"/>
        </w:rPr>
      </w:pP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TensorFlow and Keras:</w:t>
      </w:r>
      <w:r>
        <w:rPr>
          <w:rFonts w:ascii="Segoe UI" w:hAnsi="Segoe UI" w:cs="Segoe UI"/>
          <w:color w:val="000000"/>
          <w:sz w:val="27"/>
          <w:szCs w:val="27"/>
          <w:lang w:val="en-US" w:eastAsia="en-US" w:bidi="ar-SA"/>
        </w:rPr>
        <w:t xml:space="preserve"> These libraries are often used for deep learning and neural network-based tasks. TensorFlow is the underlying framework, and Keras is a high-level API for building neural networks.</w:t>
      </w:r>
    </w:p>
    <w:p>
      <w:pPr>
        <w:pBdr>
          <w:top w:val="single" w:color="D9D9E3" w:sz="2" w:space="0"/>
          <w:left w:val="single" w:color="D9D9E3" w:sz="2" w:space="5"/>
          <w:bottom w:val="single" w:color="D9D9E3" w:sz="2" w:space="0"/>
          <w:right w:val="single" w:color="D9D9E3" w:sz="2" w:space="0"/>
        </w:pBdr>
        <w:spacing w:after="0" w:line="240" w:lineRule="auto"/>
        <w:ind w:left="720"/>
        <w:rPr>
          <w:rFonts w:ascii="Segoe UI" w:hAnsi="Segoe UI" w:cs="Segoe UI"/>
          <w:color w:val="000000"/>
          <w:sz w:val="27"/>
          <w:szCs w:val="27"/>
          <w:lang w:val="en-US" w:eastAsia="en-US" w:bidi="ar-SA"/>
        </w:rPr>
      </w:pP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Pandas:</w:t>
      </w:r>
      <w:r>
        <w:rPr>
          <w:rFonts w:ascii="Segoe UI" w:hAnsi="Segoe UI" w:cs="Segoe UI"/>
          <w:color w:val="000000"/>
          <w:sz w:val="27"/>
          <w:szCs w:val="27"/>
          <w:lang w:val="en-US" w:eastAsia="en-US" w:bidi="ar-SA"/>
        </w:rPr>
        <w:t xml:space="preserve"> While not a machine learning library per se, Pandas is used for data manipulation and preparation, which is a crucial step in machine learning.</w:t>
      </w:r>
    </w:p>
    <w:p>
      <w:pPr>
        <w:numPr>
          <w:ilvl w:val="0"/>
          <w:numId w:val="9"/>
        </w:numPr>
        <w:pBdr>
          <w:top w:val="single" w:color="D9D9E3" w:sz="2" w:space="0"/>
          <w:left w:val="single" w:color="D9D9E3" w:sz="2" w:space="5"/>
          <w:bottom w:val="single" w:color="D9D9E3" w:sz="2" w:space="0"/>
          <w:right w:val="single" w:color="D9D9E3" w:sz="2" w:space="0"/>
        </w:pBdr>
        <w:spacing w:after="0" w:line="240" w:lineRule="auto"/>
        <w:ind w:left="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Training and Testing in Python:</w:t>
      </w:r>
      <w:r>
        <w:rPr>
          <w:rFonts w:ascii="Segoe UI" w:hAnsi="Segoe UI" w:cs="Segoe UI"/>
          <w:color w:val="000000"/>
          <w:sz w:val="27"/>
          <w:szCs w:val="27"/>
          <w:lang w:val="en-US" w:eastAsia="en-US" w:bidi="ar-SA"/>
        </w:rPr>
        <w:t xml:space="preserve"> The typical process of training and testing a machine learning model in Python involves the following steps:</w:t>
      </w: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Data Preparation:</w:t>
      </w:r>
      <w:r>
        <w:rPr>
          <w:rFonts w:ascii="Segoe UI" w:hAnsi="Segoe UI" w:cs="Segoe UI"/>
          <w:color w:val="000000"/>
          <w:sz w:val="27"/>
          <w:szCs w:val="27"/>
          <w:lang w:val="en-US" w:eastAsia="en-US" w:bidi="ar-SA"/>
        </w:rPr>
        <w:t xml:space="preserve"> Load and preprocess the dataset using libraries like Pandas.</w:t>
      </w: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Data Splitting:</w:t>
      </w:r>
      <w:r>
        <w:rPr>
          <w:rFonts w:ascii="Segoe UI" w:hAnsi="Segoe UI" w:cs="Segoe UI"/>
          <w:color w:val="000000"/>
          <w:sz w:val="27"/>
          <w:szCs w:val="27"/>
          <w:lang w:val="en-US" w:eastAsia="en-US" w:bidi="ar-SA"/>
        </w:rPr>
        <w:t xml:space="preserve"> Split the dataset into training and testing subsets. This is typically done using tools like Scikit-Learn's </w:t>
      </w:r>
      <w:r>
        <w:rPr>
          <w:rFonts w:ascii="Courier New" w:hAnsi="Courier New" w:cs="Courier New"/>
          <w:b/>
          <w:bCs/>
          <w:color w:val="000000"/>
          <w:szCs w:val="22"/>
          <w:lang w:val="en-US" w:eastAsia="en-US" w:bidi="ar-SA"/>
        </w:rPr>
        <w:t>train_test_split</w:t>
      </w:r>
      <w:r>
        <w:rPr>
          <w:rFonts w:ascii="Segoe UI" w:hAnsi="Segoe UI" w:cs="Segoe UI"/>
          <w:color w:val="000000"/>
          <w:sz w:val="27"/>
          <w:szCs w:val="27"/>
          <w:lang w:val="en-US" w:eastAsia="en-US" w:bidi="ar-SA"/>
        </w:rPr>
        <w:t>.</w:t>
      </w: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Model Selection:</w:t>
      </w:r>
      <w:r>
        <w:rPr>
          <w:rFonts w:ascii="Segoe UI" w:hAnsi="Segoe UI" w:cs="Segoe UI"/>
          <w:color w:val="000000"/>
          <w:sz w:val="27"/>
          <w:szCs w:val="27"/>
          <w:lang w:val="en-US" w:eastAsia="en-US" w:bidi="ar-SA"/>
        </w:rPr>
        <w:t xml:space="preserve"> Choose an appropriate machine learning algorithm or model for your task.</w:t>
      </w: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Model Training:</w:t>
      </w:r>
      <w:r>
        <w:rPr>
          <w:rFonts w:ascii="Segoe UI" w:hAnsi="Segoe UI" w:cs="Segoe UI"/>
          <w:color w:val="000000"/>
          <w:sz w:val="27"/>
          <w:szCs w:val="27"/>
          <w:lang w:val="en-US" w:eastAsia="en-US" w:bidi="ar-SA"/>
        </w:rPr>
        <w:t xml:space="preserve"> Train the selected model on the training data using methods provided by the chosen library.</w:t>
      </w: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Model Testing:</w:t>
      </w:r>
      <w:r>
        <w:rPr>
          <w:rFonts w:ascii="Segoe UI" w:hAnsi="Segoe UI" w:cs="Segoe UI"/>
          <w:color w:val="000000"/>
          <w:sz w:val="27"/>
          <w:szCs w:val="27"/>
          <w:lang w:val="en-US" w:eastAsia="en-US" w:bidi="ar-SA"/>
        </w:rPr>
        <w:t xml:space="preserve"> Evaluate the model's performance on the testing dataset to assess its accuracy and other metrics.</w:t>
      </w:r>
    </w:p>
    <w:p>
      <w:pPr>
        <w:numPr>
          <w:ilvl w:val="0"/>
          <w:numId w:val="9"/>
        </w:numPr>
        <w:pBdr>
          <w:top w:val="single" w:color="D9D9E3" w:sz="2" w:space="0"/>
          <w:left w:val="single" w:color="D9D9E3" w:sz="2" w:space="5"/>
          <w:bottom w:val="single" w:color="D9D9E3" w:sz="2" w:space="0"/>
          <w:right w:val="single" w:color="D9D9E3" w:sz="2" w:space="0"/>
        </w:pBdr>
        <w:spacing w:after="0" w:line="240" w:lineRule="auto"/>
        <w:ind w:left="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Datasets:</w:t>
      </w:r>
      <w:r>
        <w:rPr>
          <w:rFonts w:ascii="Segoe UI" w:hAnsi="Segoe UI" w:cs="Segoe UI"/>
          <w:color w:val="000000"/>
          <w:sz w:val="27"/>
          <w:szCs w:val="27"/>
          <w:lang w:val="en-US" w:eastAsia="en-US" w:bidi="ar-SA"/>
        </w:rPr>
        <w:t xml:space="preserve"> Datasets are the foundation of machine learning. They are collections of data used for training and testing machine learning models. Datasets can be diverse and come in various forms, such as tabular data. You can find datasets for various tasks on websites like Kaggle, </w:t>
      </w:r>
    </w:p>
    <w:p>
      <w:pPr>
        <w:numPr>
          <w:ilvl w:val="0"/>
          <w:numId w:val="9"/>
        </w:numPr>
        <w:pBdr>
          <w:top w:val="single" w:color="D9D9E3" w:sz="2" w:space="0"/>
          <w:left w:val="single" w:color="D9D9E3" w:sz="2" w:space="5"/>
          <w:bottom w:val="single" w:color="D9D9E3" w:sz="2" w:space="0"/>
          <w:right w:val="single" w:color="D9D9E3" w:sz="2" w:space="0"/>
        </w:pBdr>
        <w:spacing w:after="0" w:line="240" w:lineRule="auto"/>
        <w:ind w:left="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Metrics for Accuracy Check:</w:t>
      </w:r>
      <w:r>
        <w:rPr>
          <w:rFonts w:ascii="Segoe UI" w:hAnsi="Segoe UI" w:cs="Segoe UI"/>
          <w:color w:val="000000"/>
          <w:sz w:val="27"/>
          <w:szCs w:val="27"/>
          <w:lang w:val="en-US" w:eastAsia="en-US" w:bidi="ar-SA"/>
        </w:rPr>
        <w:t xml:space="preserve"> The choice of metrics depends on the type of machine learning task you're working on. Common metrics include:</w:t>
      </w:r>
    </w:p>
    <w:p>
      <w:pPr>
        <w:numPr>
          <w:ilvl w:val="1"/>
          <w:numId w:val="9"/>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Accuracy:</w:t>
      </w:r>
      <w:r>
        <w:rPr>
          <w:rFonts w:ascii="Segoe UI" w:hAnsi="Segoe UI" w:cs="Segoe UI"/>
          <w:color w:val="000000"/>
          <w:sz w:val="27"/>
          <w:szCs w:val="27"/>
          <w:lang w:val="en-US" w:eastAsia="en-US" w:bidi="ar-SA"/>
        </w:rPr>
        <w:t xml:space="preserve"> This is the most straightforward metric, especially for classification problems. It measures the ratio of correct predictions to total predictions.</w:t>
      </w:r>
    </w:p>
    <w:p>
      <w:p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pBdr>
          <w:top w:val="single" w:color="D9D9E3" w:sz="2" w:space="0"/>
          <w:left w:val="single" w:color="D9D9E3" w:sz="2" w:space="0"/>
          <w:bottom w:val="single" w:color="D9D9E3" w:sz="2" w:space="0"/>
          <w:right w:val="single" w:color="D9D9E3" w:sz="2" w:space="0"/>
        </w:pBdr>
        <w:spacing w:before="300" w:after="100" w:line="240" w:lineRule="auto"/>
        <w:rPr>
          <w:rFonts w:ascii="Segoe UI" w:hAnsi="Segoe UI" w:cs="Segoe UI"/>
          <w:color w:val="000000"/>
          <w:sz w:val="48"/>
          <w:szCs w:val="48"/>
          <w:lang w:val="en-US" w:eastAsia="en-US" w:bidi="ar-SA"/>
        </w:rPr>
      </w:pPr>
      <w:r>
        <w:rPr>
          <w:rFonts w:ascii="Segoe UI" w:hAnsi="Segoe UI" w:cs="Segoe UI"/>
          <w:color w:val="000000"/>
          <w:sz w:val="27"/>
          <w:szCs w:val="27"/>
          <w:lang w:val="en-US" w:eastAsia="en-US" w:bidi="ar-SA"/>
        </w:rPr>
        <w:t>In summary, Python offers a wide range of libraries for machine learning, and the process involves data preparation, model selection, training, testing, and evaluation using appropriate metrics depending on the problem at hand.</w:t>
      </w:r>
      <w:r>
        <w:rPr>
          <w:rFonts w:ascii="Segoe UI" w:hAnsi="Segoe UI" w:cs="Segoe UI"/>
          <w:color w:val="000000"/>
          <w:sz w:val="48"/>
          <w:szCs w:val="48"/>
          <w:lang w:val="en-US" w:eastAsia="en-US" w:bidi="ar-SA"/>
        </w:rPr>
        <w:t xml:space="preserve"> </w:t>
      </w:r>
    </w:p>
    <w:p>
      <w:pPr>
        <w:spacing w:after="200" w:line="276" w:lineRule="auto"/>
        <w:rPr>
          <w:rFonts w:hint="default" w:ascii="Arial Black" w:hAnsi="Arial Black" w:eastAsia="Calibri" w:cs="Arial Black"/>
          <w:color w:val="0D0D0D"/>
          <w:sz w:val="44"/>
          <w:szCs w:val="44"/>
          <w:lang w:val="en-US" w:eastAsia="en-US" w:bidi="ar-SA"/>
        </w:rPr>
      </w:pPr>
      <w:r>
        <w:rPr>
          <w:rFonts w:hint="default" w:ascii="Arial Black" w:hAnsi="Arial Black" w:cs="Arial Black" w:eastAsiaTheme="minorHAnsi"/>
          <w:sz w:val="44"/>
          <w:szCs w:val="44"/>
          <w:lang w:val="en-US" w:eastAsia="en-US" w:bidi="ar-SA"/>
        </w:rPr>
        <w:t>Metrices used for the accuracy check</w:t>
      </w:r>
    </w:p>
    <w:p>
      <w:pPr>
        <w:spacing w:after="200" w:line="276" w:lineRule="auto"/>
        <w:rPr>
          <w:rFonts w:ascii="Calibri" w:hAnsi="Calibri" w:eastAsia="Calibri"/>
          <w:sz w:val="40"/>
          <w:szCs w:val="40"/>
          <w:lang w:val="en-US" w:eastAsia="en-US" w:bidi="ar-SA"/>
        </w:rPr>
      </w:pPr>
      <w:r>
        <w:rPr>
          <w:rFonts w:asciiTheme="minorHAnsi" w:hAnsiTheme="minorHAnsi" w:eastAsiaTheme="minorHAnsi" w:cstheme="minorBidi"/>
          <w:sz w:val="40"/>
          <w:szCs w:val="40"/>
          <w:lang w:val="en-US" w:eastAsia="en-US" w:bidi="ar-SA"/>
        </w:rPr>
        <w:t>Accuracy check</w:t>
      </w:r>
      <w:r>
        <w:rPr>
          <w:rFonts w:asciiTheme="minorHAnsi" w:hAnsiTheme="minorHAnsi" w:eastAsiaTheme="minorHAnsi" w:cstheme="minorBidi"/>
          <w:sz w:val="40"/>
          <w:szCs w:val="40"/>
          <w:lang w:val="en-US" w:eastAsia="en-US" w:bidi="ar-SA"/>
        </w:rPr>
        <w:tab/>
      </w:r>
    </w:p>
    <w:p>
      <w:pPr>
        <w:numPr>
          <w:ilvl w:val="0"/>
          <w:numId w:val="10"/>
        </w:numPr>
        <w:shd w:val="clear" w:color="auto" w:fill="FFFFFF"/>
        <w:spacing w:before="100" w:beforeAutospacing="1" w:after="167" w:line="240" w:lineRule="auto"/>
        <w:ind w:left="753" w:hanging="360"/>
        <w:rPr>
          <w:rFonts w:ascii="Arial" w:hAnsi="Arial" w:cs="Arial"/>
          <w:color w:val="000000"/>
          <w:sz w:val="27"/>
          <w:szCs w:val="27"/>
          <w:lang w:val="en-US" w:eastAsia="en-US" w:bidi="ar-SA"/>
        </w:rPr>
      </w:pPr>
      <w:r>
        <w:rPr>
          <w:rFonts w:ascii="Arial" w:hAnsi="Arial" w:cs="Arial"/>
          <w:color w:val="000000"/>
          <w:sz w:val="27"/>
          <w:szCs w:val="27"/>
          <w:lang w:val="en-US" w:eastAsia="en-US" w:bidi="ar-SA"/>
        </w:rPr>
        <w:t>Overall Accuracy and Error</w:t>
      </w:r>
    </w:p>
    <w:p>
      <w:pPr>
        <w:numPr>
          <w:ilvl w:val="0"/>
          <w:numId w:val="10"/>
        </w:numPr>
        <w:shd w:val="clear" w:color="auto" w:fill="FFFFFF"/>
        <w:spacing w:before="100" w:beforeAutospacing="1" w:after="167" w:line="240" w:lineRule="auto"/>
        <w:ind w:left="753" w:hanging="360"/>
        <w:rPr>
          <w:rFonts w:ascii="Arial" w:hAnsi="Arial" w:cs="Arial"/>
          <w:color w:val="000000"/>
          <w:sz w:val="27"/>
          <w:szCs w:val="27"/>
          <w:lang w:val="en-US" w:eastAsia="en-US" w:bidi="ar-SA"/>
        </w:rPr>
      </w:pPr>
      <w:r>
        <w:rPr>
          <w:rFonts w:ascii="Arial" w:hAnsi="Arial" w:cs="Arial"/>
          <w:color w:val="000000"/>
          <w:sz w:val="27"/>
          <w:szCs w:val="27"/>
          <w:lang w:val="en-US" w:eastAsia="en-US" w:bidi="ar-SA"/>
        </w:rPr>
        <w:t>Errors of omission</w:t>
      </w:r>
    </w:p>
    <w:p>
      <w:pPr>
        <w:numPr>
          <w:ilvl w:val="0"/>
          <w:numId w:val="10"/>
        </w:numPr>
        <w:shd w:val="clear" w:color="auto" w:fill="FFFFFF"/>
        <w:spacing w:before="100" w:beforeAutospacing="1" w:after="167" w:line="240" w:lineRule="auto"/>
        <w:ind w:left="753" w:hanging="360"/>
        <w:rPr>
          <w:rFonts w:ascii="Arial" w:hAnsi="Arial" w:cs="Arial"/>
          <w:color w:val="000000"/>
          <w:sz w:val="27"/>
          <w:szCs w:val="27"/>
          <w:lang w:val="en-US" w:eastAsia="en-US" w:bidi="ar-SA"/>
        </w:rPr>
      </w:pPr>
      <w:r>
        <w:rPr>
          <w:rFonts w:ascii="Arial" w:hAnsi="Arial" w:cs="Arial"/>
          <w:color w:val="000000"/>
          <w:sz w:val="27"/>
          <w:szCs w:val="27"/>
          <w:lang w:val="en-US" w:eastAsia="en-US" w:bidi="ar-SA"/>
        </w:rPr>
        <w:t>Errors of commission</w:t>
      </w:r>
    </w:p>
    <w:p>
      <w:pPr>
        <w:numPr>
          <w:ilvl w:val="0"/>
          <w:numId w:val="10"/>
        </w:numPr>
        <w:shd w:val="clear" w:color="auto" w:fill="FFFFFF"/>
        <w:spacing w:before="100" w:beforeAutospacing="1" w:after="167" w:line="240" w:lineRule="auto"/>
        <w:ind w:left="753" w:hanging="360"/>
        <w:rPr>
          <w:rFonts w:ascii="Arial" w:hAnsi="Arial" w:cs="Arial"/>
          <w:color w:val="000000"/>
          <w:sz w:val="27"/>
          <w:szCs w:val="27"/>
          <w:lang w:val="en-US" w:eastAsia="en-US" w:bidi="ar-SA"/>
        </w:rPr>
      </w:pPr>
      <w:r>
        <w:rPr>
          <w:rFonts w:ascii="Arial" w:hAnsi="Arial" w:cs="Arial"/>
          <w:color w:val="000000"/>
          <w:sz w:val="27"/>
          <w:szCs w:val="27"/>
          <w:lang w:val="en-US" w:eastAsia="en-US" w:bidi="ar-SA"/>
        </w:rPr>
        <w:t>User’s accuracy</w:t>
      </w:r>
    </w:p>
    <w:p>
      <w:pPr>
        <w:numPr>
          <w:ilvl w:val="0"/>
          <w:numId w:val="10"/>
        </w:numPr>
        <w:shd w:val="clear" w:color="auto" w:fill="FFFFFF"/>
        <w:spacing w:before="100" w:beforeAutospacing="1" w:after="167" w:line="240" w:lineRule="auto"/>
        <w:ind w:left="753" w:hanging="360"/>
        <w:rPr>
          <w:rFonts w:ascii="Arial" w:hAnsi="Arial" w:cs="Arial"/>
          <w:color w:val="000000"/>
          <w:sz w:val="27"/>
          <w:szCs w:val="27"/>
          <w:lang w:val="en-US" w:eastAsia="en-US" w:bidi="ar-SA"/>
        </w:rPr>
      </w:pPr>
      <w:r>
        <w:rPr>
          <w:rFonts w:ascii="Arial" w:hAnsi="Arial" w:cs="Arial"/>
          <w:color w:val="000000"/>
          <w:sz w:val="27"/>
          <w:szCs w:val="27"/>
          <w:lang w:val="en-US" w:eastAsia="en-US" w:bidi="ar-SA"/>
        </w:rPr>
        <w:t>Producer’s accuracy</w:t>
      </w:r>
    </w:p>
    <w:p>
      <w:pPr>
        <w:numPr>
          <w:ilvl w:val="0"/>
          <w:numId w:val="10"/>
        </w:numPr>
        <w:shd w:val="clear" w:color="auto" w:fill="FFFFFF"/>
        <w:spacing w:before="100" w:beforeAutospacing="1" w:after="167" w:line="240" w:lineRule="auto"/>
        <w:ind w:left="753" w:hanging="360"/>
        <w:rPr>
          <w:rFonts w:ascii="Arial" w:hAnsi="Arial" w:cs="Arial"/>
          <w:color w:val="000000"/>
          <w:sz w:val="27"/>
          <w:szCs w:val="27"/>
          <w:lang w:val="en-US" w:eastAsia="en-US" w:bidi="ar-SA"/>
        </w:rPr>
      </w:pPr>
      <w:r>
        <w:rPr>
          <w:rFonts w:ascii="Arial" w:hAnsi="Arial" w:cs="Arial"/>
          <w:color w:val="000000"/>
          <w:sz w:val="27"/>
          <w:szCs w:val="27"/>
          <w:lang w:val="en-US" w:eastAsia="en-US" w:bidi="ar-SA"/>
        </w:rPr>
        <w:t>Accuracy statistics</w:t>
      </w: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Classification Tasks</w:t>
      </w:r>
      <w:r>
        <w:rPr>
          <w:rFonts w:ascii="Segoe UI" w:hAnsi="Segoe UI" w:cs="Segoe UI"/>
          <w:color w:val="000000"/>
          <w:sz w:val="27"/>
          <w:szCs w:val="27"/>
          <w:lang w:val="en-US" w:eastAsia="en-US" w:bidi="ar-SA"/>
        </w:rPr>
        <w:t>:</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Accuracy</w:t>
      </w:r>
      <w:r>
        <w:rPr>
          <w:rFonts w:ascii="Segoe UI" w:hAnsi="Segoe UI" w:cs="Segoe UI"/>
          <w:color w:val="000000"/>
          <w:sz w:val="27"/>
          <w:szCs w:val="27"/>
          <w:lang w:val="en-US" w:eastAsia="en-US" w:bidi="ar-SA"/>
        </w:rPr>
        <w:t>: This is the most common metric for classification tasks. It measures the ratio of correctly predicted instances to the total number of instances.</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Precision</w:t>
      </w:r>
      <w:r>
        <w:rPr>
          <w:rFonts w:ascii="Segoe UI" w:hAnsi="Segoe UI" w:cs="Segoe UI"/>
          <w:color w:val="000000"/>
          <w:sz w:val="27"/>
          <w:szCs w:val="27"/>
          <w:lang w:val="en-US" w:eastAsia="en-US" w:bidi="ar-SA"/>
        </w:rPr>
        <w:t>: Precision is the number of true positive predictions divided by the sum of true positives and false positives. It is used when you want to minimize false positives.</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Recall (Sensitivity)</w:t>
      </w:r>
      <w:r>
        <w:rPr>
          <w:rFonts w:ascii="Segoe UI" w:hAnsi="Segoe UI" w:cs="Segoe UI"/>
          <w:color w:val="000000"/>
          <w:sz w:val="27"/>
          <w:szCs w:val="27"/>
          <w:lang w:val="en-US" w:eastAsia="en-US" w:bidi="ar-SA"/>
        </w:rPr>
        <w:t>: Recall is the number of true positive predictions divided by the sum of true positives and false negatives. It is used when you want to minimize false negatives.</w:t>
      </w:r>
    </w:p>
    <w:p>
      <w:p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Log Loss (Cross-Entropy Loss)</w:t>
      </w:r>
      <w:r>
        <w:rPr>
          <w:rFonts w:ascii="Segoe UI" w:hAnsi="Segoe UI" w:cs="Segoe UI"/>
          <w:color w:val="000000"/>
          <w:sz w:val="27"/>
          <w:szCs w:val="27"/>
          <w:lang w:val="en-US" w:eastAsia="en-US" w:bidi="ar-SA"/>
        </w:rPr>
        <w:t>: This metric is often used for probabilistic classifiers. It measures the error between predicted probabilities and actual class labels.</w:t>
      </w: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Regression Tasks</w:t>
      </w:r>
      <w:r>
        <w:rPr>
          <w:rFonts w:ascii="Segoe UI" w:hAnsi="Segoe UI" w:cs="Segoe UI"/>
          <w:color w:val="000000"/>
          <w:sz w:val="27"/>
          <w:szCs w:val="27"/>
          <w:lang w:val="en-US" w:eastAsia="en-US" w:bidi="ar-SA"/>
        </w:rPr>
        <w:t>:</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Mean Absolute Error (MAE)</w:t>
      </w:r>
      <w:r>
        <w:rPr>
          <w:rFonts w:ascii="Segoe UI" w:hAnsi="Segoe UI" w:cs="Segoe UI"/>
          <w:color w:val="000000"/>
          <w:sz w:val="27"/>
          <w:szCs w:val="27"/>
          <w:lang w:val="en-US" w:eastAsia="en-US" w:bidi="ar-SA"/>
        </w:rPr>
        <w:t>: MAE is the average of the absolute differences between predicted and actual values. It provides a measure of the absolute error.</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Mean Squared Error (MSE)</w:t>
      </w:r>
      <w:r>
        <w:rPr>
          <w:rFonts w:ascii="Segoe UI" w:hAnsi="Segoe UI" w:cs="Segoe UI"/>
          <w:color w:val="000000"/>
          <w:sz w:val="27"/>
          <w:szCs w:val="27"/>
          <w:lang w:val="en-US" w:eastAsia="en-US" w:bidi="ar-SA"/>
        </w:rPr>
        <w:t>: MSE is the average of the squared differences between predicted and actual values. It amplifies the impact of larger errors.</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Root Mean Squared Error (RMSE)</w:t>
      </w:r>
      <w:r>
        <w:rPr>
          <w:rFonts w:ascii="Segoe UI" w:hAnsi="Segoe UI" w:cs="Segoe UI"/>
          <w:color w:val="000000"/>
          <w:sz w:val="27"/>
          <w:szCs w:val="27"/>
          <w:lang w:val="en-US" w:eastAsia="en-US" w:bidi="ar-SA"/>
        </w:rPr>
        <w:t>: RMSE is the square root of MSE. It provides a more interpretable measure compared to MSE.</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R-squared (R^2)</w:t>
      </w:r>
      <w:r>
        <w:rPr>
          <w:rFonts w:ascii="Segoe UI" w:hAnsi="Segoe UI" w:cs="Segoe UI"/>
          <w:color w:val="000000"/>
          <w:sz w:val="27"/>
          <w:szCs w:val="27"/>
          <w:lang w:val="en-US" w:eastAsia="en-US" w:bidi="ar-SA"/>
        </w:rPr>
        <w:t>: R-squared measures the proportion of the variance in the dependent variable that is predictable from the independent variables. It ranges from 0 to 1, where higher values indicate a better fit.</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Mean Absolute Percentage Error (MAPE)</w:t>
      </w:r>
      <w:r>
        <w:rPr>
          <w:rFonts w:ascii="Segoe UI" w:hAnsi="Segoe UI" w:cs="Segoe UI"/>
          <w:color w:val="000000"/>
          <w:sz w:val="27"/>
          <w:szCs w:val="27"/>
          <w:lang w:val="en-US" w:eastAsia="en-US" w:bidi="ar-SA"/>
        </w:rPr>
        <w:t>: MAPE calculates the percentage difference between predicted and actual values. It is often used in forecasting tasks.</w:t>
      </w:r>
    </w:p>
    <w:p>
      <w:pPr>
        <w:numPr>
          <w:ilvl w:val="0"/>
          <w:numId w:val="0"/>
        </w:num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numPr>
          <w:ilvl w:val="0"/>
          <w:numId w:val="0"/>
        </w:num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numPr>
          <w:ilvl w:val="0"/>
          <w:numId w:val="0"/>
        </w:num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numPr>
          <w:ilvl w:val="0"/>
          <w:numId w:val="0"/>
        </w:num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numPr>
          <w:ilvl w:val="0"/>
          <w:numId w:val="0"/>
        </w:numPr>
        <w:pBdr>
          <w:top w:val="single" w:color="D9D9E3" w:sz="2" w:space="0"/>
          <w:left w:val="single" w:color="D9D9E3" w:sz="2" w:space="5"/>
          <w:bottom w:val="single" w:color="D9D9E3" w:sz="2" w:space="0"/>
          <w:right w:val="single" w:color="D9D9E3" w:sz="2" w:space="0"/>
        </w:pBdr>
        <w:spacing w:after="0" w:line="240" w:lineRule="auto"/>
        <w:rPr>
          <w:rFonts w:ascii="Segoe UI" w:hAnsi="Segoe UI" w:cs="Segoe UI"/>
          <w:color w:val="000000"/>
          <w:sz w:val="27"/>
          <w:szCs w:val="27"/>
          <w:lang w:val="en-US" w:eastAsia="en-US" w:bidi="ar-SA"/>
        </w:rPr>
      </w:pP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Clustering Tasks</w:t>
      </w:r>
      <w:r>
        <w:rPr>
          <w:rFonts w:ascii="Segoe UI" w:hAnsi="Segoe UI" w:cs="Segoe UI"/>
          <w:color w:val="000000"/>
          <w:sz w:val="27"/>
          <w:szCs w:val="27"/>
          <w:lang w:val="en-US" w:eastAsia="en-US" w:bidi="ar-SA"/>
        </w:rPr>
        <w:t>:</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Silhouette Score</w:t>
      </w:r>
      <w:r>
        <w:rPr>
          <w:rFonts w:ascii="Segoe UI" w:hAnsi="Segoe UI" w:cs="Segoe UI"/>
          <w:color w:val="000000"/>
          <w:sz w:val="27"/>
          <w:szCs w:val="27"/>
          <w:lang w:val="en-US" w:eastAsia="en-US" w:bidi="ar-SA"/>
        </w:rPr>
        <w:t>: Silhouette score measures how similar an object is to its own cluster (cohesion) compared to other clusters (separation).</w:t>
      </w:r>
    </w:p>
    <w:p>
      <w:pPr>
        <w:numPr>
          <w:ilvl w:val="1"/>
          <w:numId w:val="10"/>
        </w:numPr>
        <w:pBdr>
          <w:top w:val="single" w:color="D9D9E3" w:sz="2" w:space="8"/>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Davies-Bouldin Index</w:t>
      </w:r>
      <w:r>
        <w:rPr>
          <w:rFonts w:ascii="Segoe UI" w:hAnsi="Segoe UI" w:cs="Segoe UI"/>
          <w:color w:val="000000"/>
          <w:sz w:val="27"/>
          <w:szCs w:val="27"/>
          <w:lang w:val="en-US" w:eastAsia="en-US" w:bidi="ar-SA"/>
        </w:rPr>
        <w:t>: This index quantifies the average "similarity" between each cluster with the cluster that is most similar to it.</w:t>
      </w:r>
    </w:p>
    <w:p>
      <w:pPr>
        <w:pBdr>
          <w:top w:val="single" w:color="D9D9E3" w:sz="2" w:space="8"/>
          <w:left w:val="single" w:color="D9D9E3" w:sz="2" w:space="5"/>
          <w:bottom w:val="single" w:color="D9D9E3" w:sz="2" w:space="0"/>
          <w:right w:val="single" w:color="D9D9E3" w:sz="2" w:space="0"/>
        </w:pBdr>
        <w:spacing w:after="0" w:line="240" w:lineRule="auto"/>
        <w:ind w:left="1440"/>
        <w:rPr>
          <w:rFonts w:ascii="Segoe UI" w:hAnsi="Segoe UI" w:cs="Segoe UI"/>
          <w:color w:val="000000"/>
          <w:sz w:val="27"/>
          <w:szCs w:val="27"/>
          <w:lang w:val="en-US" w:eastAsia="en-US" w:bidi="ar-SA"/>
        </w:rPr>
      </w:pPr>
    </w:p>
    <w:p>
      <w:pPr>
        <w:numPr>
          <w:ilvl w:val="1"/>
          <w:numId w:val="10"/>
        </w:numPr>
        <w:pBdr>
          <w:top w:val="single" w:color="D9D9E3" w:sz="2" w:space="8"/>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Calinski-Harabasz Index (Variance Ratio Criterion)</w:t>
      </w:r>
      <w:r>
        <w:rPr>
          <w:rFonts w:ascii="Segoe UI" w:hAnsi="Segoe UI" w:cs="Segoe UI"/>
          <w:color w:val="000000"/>
          <w:sz w:val="27"/>
          <w:szCs w:val="27"/>
          <w:lang w:val="en-US" w:eastAsia="en-US" w:bidi="ar-SA"/>
        </w:rPr>
        <w:t>: It measures the ratio of between-cluster variance to within-cluster variance. Higher values indicate better cluster separation.</w:t>
      </w: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Natural Language Processing (NLP)</w:t>
      </w:r>
      <w:r>
        <w:rPr>
          <w:rFonts w:ascii="Segoe UI" w:hAnsi="Segoe UI" w:cs="Segoe UI"/>
          <w:color w:val="000000"/>
          <w:sz w:val="27"/>
          <w:szCs w:val="27"/>
          <w:lang w:val="en-US" w:eastAsia="en-US" w:bidi="ar-SA"/>
        </w:rPr>
        <w:t>:</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BLEU Score</w:t>
      </w:r>
      <w:r>
        <w:rPr>
          <w:rFonts w:ascii="Segoe UI" w:hAnsi="Segoe UI" w:cs="Segoe UI"/>
          <w:color w:val="000000"/>
          <w:sz w:val="27"/>
          <w:szCs w:val="27"/>
          <w:lang w:val="en-US" w:eastAsia="en-US" w:bidi="ar-SA"/>
        </w:rPr>
        <w:t>: Used for machine translation and text generation tasks.</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ROUGE Score</w:t>
      </w:r>
      <w:r>
        <w:rPr>
          <w:rFonts w:ascii="Segoe UI" w:hAnsi="Segoe UI" w:cs="Segoe UI"/>
          <w:color w:val="000000"/>
          <w:sz w:val="27"/>
          <w:szCs w:val="27"/>
          <w:lang w:val="en-US" w:eastAsia="en-US" w:bidi="ar-SA"/>
        </w:rPr>
        <w:t>: Used for text summarization and document comparison tasks.</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Perplexity</w:t>
      </w:r>
      <w:r>
        <w:rPr>
          <w:rFonts w:ascii="Segoe UI" w:hAnsi="Segoe UI" w:cs="Segoe UI"/>
          <w:color w:val="000000"/>
          <w:sz w:val="27"/>
          <w:szCs w:val="27"/>
          <w:lang w:val="en-US" w:eastAsia="en-US" w:bidi="ar-SA"/>
        </w:rPr>
        <w:t>: Measures how well a language model predicts a sample. Lower perplexity indicates better performance.</w:t>
      </w: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ind w:left="72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Recommendation Systems</w:t>
      </w:r>
      <w:r>
        <w:rPr>
          <w:rFonts w:ascii="Segoe UI" w:hAnsi="Segoe UI" w:cs="Segoe UI"/>
          <w:color w:val="000000"/>
          <w:sz w:val="27"/>
          <w:szCs w:val="27"/>
          <w:lang w:val="en-US" w:eastAsia="en-US" w:bidi="ar-SA"/>
        </w:rPr>
        <w:t>:</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Mean Average Precision (MAP)</w:t>
      </w:r>
      <w:r>
        <w:rPr>
          <w:rFonts w:ascii="Segoe UI" w:hAnsi="Segoe UI" w:cs="Segoe UI"/>
          <w:color w:val="000000"/>
          <w:sz w:val="27"/>
          <w:szCs w:val="27"/>
          <w:lang w:val="en-US" w:eastAsia="en-US" w:bidi="ar-SA"/>
        </w:rPr>
        <w:t>: Measures the quality of a ranked list of recommendations.</w:t>
      </w:r>
    </w:p>
    <w:p>
      <w:pPr>
        <w:numPr>
          <w:ilvl w:val="1"/>
          <w:numId w:val="10"/>
        </w:numPr>
        <w:pBdr>
          <w:top w:val="single" w:color="D9D9E3" w:sz="2" w:space="0"/>
          <w:left w:val="single" w:color="D9D9E3" w:sz="2" w:space="5"/>
          <w:bottom w:val="single" w:color="D9D9E3" w:sz="2" w:space="0"/>
          <w:right w:val="single" w:color="D9D9E3" w:sz="2" w:space="0"/>
        </w:pBdr>
        <w:spacing w:after="0" w:line="240" w:lineRule="auto"/>
        <w:ind w:left="1440" w:hanging="360"/>
        <w:rPr>
          <w:rFonts w:ascii="Segoe UI" w:hAnsi="Segoe UI" w:cs="Segoe UI"/>
          <w:color w:val="000000"/>
          <w:sz w:val="27"/>
          <w:szCs w:val="27"/>
          <w:lang w:val="en-US" w:eastAsia="en-US" w:bidi="ar-SA"/>
        </w:rPr>
      </w:pPr>
      <w:r>
        <w:rPr>
          <w:rFonts w:ascii="Segoe UI" w:hAnsi="Segoe UI" w:cs="Segoe UI"/>
          <w:b/>
          <w:bCs/>
          <w:color w:val="000000"/>
          <w:sz w:val="27"/>
          <w:szCs w:val="22"/>
          <w:lang w:val="en-US" w:eastAsia="en-US" w:bidi="ar-SA"/>
        </w:rPr>
        <w:t>Normalized Discounted Cumulative Gain (NDCG)</w:t>
      </w:r>
      <w:r>
        <w:rPr>
          <w:rFonts w:ascii="Segoe UI" w:hAnsi="Segoe UI" w:cs="Segoe UI"/>
          <w:color w:val="000000"/>
          <w:sz w:val="27"/>
          <w:szCs w:val="27"/>
          <w:lang w:val="en-US" w:eastAsia="en-US" w:bidi="ar-SA"/>
        </w:rPr>
        <w:t>: Evaluates the quality of a ranking system by taking into account the position of relevant items in the ranked list.</w:t>
      </w:r>
    </w:p>
    <w:p>
      <w:pPr>
        <w:pBdr>
          <w:top w:val="single" w:color="D9D9E3" w:sz="2" w:space="0"/>
          <w:left w:val="single" w:color="D9D9E3" w:sz="2" w:space="0"/>
          <w:bottom w:val="single" w:color="D9D9E3" w:sz="2" w:space="0"/>
          <w:right w:val="single" w:color="D9D9E3" w:sz="2" w:space="0"/>
        </w:pBdr>
        <w:spacing w:before="300" w:after="100" w:line="240" w:lineRule="auto"/>
        <w:rPr>
          <w:rFonts w:ascii="Segoe UI" w:hAnsi="Segoe UI" w:cs="Segoe UI"/>
          <w:color w:val="000000"/>
          <w:sz w:val="27"/>
          <w:szCs w:val="27"/>
          <w:lang w:val="en-US" w:eastAsia="en-US" w:bidi="ar-SA"/>
        </w:rPr>
      </w:pPr>
      <w:r>
        <w:rPr>
          <w:rFonts w:ascii="Segoe UI" w:hAnsi="Segoe UI" w:cs="Segoe UI"/>
          <w:color w:val="000000"/>
          <w:sz w:val="27"/>
          <w:szCs w:val="27"/>
          <w:lang w:val="en-US" w:eastAsia="en-US" w:bidi="ar-SA"/>
        </w:rPr>
        <w:t>The choice of metric depends on the specific objectives of your project, and sometimes it's useful to consider multiple metrics to get a comprehensive view of model performance. It's essential to select metrics that align with the business or research goals and the nature of the data and task.</w:t>
      </w:r>
      <w:r>
        <w:rPr>
          <w:rFonts w:ascii="Arial" w:hAnsi="Arial" w:cs="Arial"/>
          <w:vanish/>
          <w:sz w:val="16"/>
          <w:szCs w:val="16"/>
          <w:lang w:val="en-US" w:eastAsia="en-US" w:bidi="ar-SA"/>
        </w:rPr>
        <w:t>Top of Form</w:t>
      </w:r>
    </w:p>
    <w:p>
      <w:pPr>
        <w:spacing w:after="200" w:line="276" w:lineRule="auto"/>
        <w:rPr>
          <w:rFonts w:ascii="Calibri" w:hAnsi="Calibri" w:eastAsia="Calibri"/>
          <w:sz w:val="40"/>
          <w:szCs w:val="40"/>
          <w:lang w:val="en-US" w:eastAsia="en-US" w:bidi="ar-SA"/>
        </w:rPr>
        <w:sectPr>
          <w:pgSz w:w="12240" w:h="15840"/>
          <w:pgMar w:top="1440" w:right="1440" w:bottom="1440" w:left="1440" w:header="720" w:footer="720" w:gutter="0"/>
          <w:cols w:space="720" w:num="1"/>
          <w:docGrid w:linePitch="360" w:charSpace="0"/>
        </w:sectPr>
      </w:pPr>
    </w:p>
    <w:p>
      <w:pPr>
        <w:shd w:val="clear" w:color="auto" w:fill="FFFFFF"/>
        <w:spacing w:after="0" w:line="240" w:lineRule="auto"/>
        <w:jc w:val="center"/>
        <w:textAlignment w:val="baseline"/>
        <w:rPr>
          <w:rFonts w:ascii="Arial" w:hAnsi="Arial" w:cs="Arial"/>
          <w:b/>
          <w:bCs/>
          <w:color w:val="273239"/>
          <w:spacing w:val="3"/>
          <w:sz w:val="56"/>
          <w:szCs w:val="56"/>
          <w:lang w:val="en-US" w:eastAsia="en-US" w:bidi="ar-SA"/>
        </w:rPr>
      </w:pPr>
      <w:r>
        <w:rPr>
          <w:rFonts w:ascii="Arial" w:hAnsi="Arial" w:cs="Arial"/>
          <w:b/>
          <w:bCs/>
          <w:color w:val="273239"/>
          <w:spacing w:val="3"/>
          <w:sz w:val="56"/>
          <w:szCs w:val="56"/>
          <w:lang w:val="en-US" w:eastAsia="en-US" w:bidi="ar-SA"/>
        </w:rPr>
        <w:t>COVID-19 VACCINE ANALYSIS</w:t>
      </w:r>
    </w:p>
    <w:p>
      <w:pPr>
        <w:spacing w:after="200" w:line="276" w:lineRule="auto"/>
        <w:rPr>
          <w:rFonts w:ascii="Calibri" w:hAnsi="Calibri" w:eastAsia="Calibri"/>
          <w:sz w:val="22"/>
          <w:szCs w:val="22"/>
          <w:lang w:val="en-US" w:eastAsia="en-US" w:bidi="ar-SA"/>
        </w:rPr>
      </w:pPr>
    </w:p>
    <w:p>
      <w:pPr>
        <w:spacing w:after="200" w:line="276" w:lineRule="auto"/>
        <w:jc w:val="center"/>
        <w:rPr>
          <w:rFonts w:ascii="Calibri" w:hAnsi="Calibri" w:eastAsia="Calibri"/>
          <w:b/>
          <w:sz w:val="52"/>
          <w:szCs w:val="52"/>
          <w:lang w:val="en-US" w:eastAsia="en-US" w:bidi="ar-SA"/>
        </w:rPr>
      </w:pPr>
      <w:r>
        <w:rPr>
          <w:rFonts w:asciiTheme="minorHAnsi" w:hAnsiTheme="minorHAnsi" w:eastAsiaTheme="minorHAnsi" w:cstheme="minorBidi"/>
          <w:b/>
          <w:sz w:val="52"/>
          <w:szCs w:val="52"/>
          <w:lang w:val="en-US" w:eastAsia="en-US" w:bidi="ar-SA"/>
        </w:rPr>
        <w:t>DATASET</w:t>
      </w:r>
    </w:p>
    <w:p>
      <w:pPr>
        <w:shd w:val="clear" w:color="auto" w:fill="FFFFFF"/>
        <w:spacing w:before="300" w:beforeAutospacing="0" w:after="340" w:afterAutospacing="0" w:line="240" w:lineRule="auto"/>
        <w:rPr>
          <w:rFonts w:ascii="Helvetica" w:hAnsi="Helvetica" w:cs="Helvetica"/>
          <w:color w:val="313131"/>
          <w:sz w:val="36"/>
          <w:szCs w:val="36"/>
          <w:shd w:val="clear" w:color="auto" w:fill="FFFFFF"/>
          <w:lang w:val="en-US" w:eastAsia="en-US" w:bidi="ar-SA"/>
        </w:rPr>
      </w:pPr>
      <w:r>
        <w:rPr>
          <w:rFonts w:ascii="Helvetica" w:hAnsi="Helvetica" w:cs="Helvetica"/>
          <w:color w:val="313131"/>
          <w:sz w:val="36"/>
          <w:szCs w:val="36"/>
          <w:shd w:val="clear" w:color="auto" w:fill="FFFFFF"/>
          <w:lang w:val="en-US" w:eastAsia="en-US" w:bidi="ar-SA"/>
        </w:rPr>
        <w:t xml:space="preserve">      The project aims to develop a machine learning-based system that analyzes transaction data in real-time, effectively detecting credit card fraud while minimizing false positives. This solution will help financial institutions protect against fraudulent transactions, reducing financial losses and ensuring customer trust</w:t>
      </w:r>
    </w:p>
    <w:p>
      <w:pPr>
        <w:shd w:val="clear" w:color="auto" w:fill="FFFFFF"/>
        <w:spacing w:before="300" w:beforeAutospacing="0" w:after="340" w:afterAutospacing="0" w:line="240" w:lineRule="auto"/>
        <w:rPr>
          <w:rFonts w:ascii="Arial" w:hAnsi="Arial" w:cs="Arial"/>
          <w:color w:val="202122"/>
          <w:shd w:val="clear" w:color="auto" w:fill="FFFFFF"/>
          <w:lang w:val="en-US" w:eastAsia="en-US" w:bidi="ar-SA"/>
        </w:rPr>
      </w:pPr>
      <w:r>
        <w:rPr>
          <w:rFonts w:ascii="Helvetica" w:hAnsi="Helvetica" w:cs="Helvetica"/>
          <w:color w:val="313131"/>
          <w:sz w:val="36"/>
          <w:szCs w:val="36"/>
          <w:shd w:val="clear" w:color="auto" w:fill="FFFFFF"/>
          <w:lang w:val="en-US" w:eastAsia="en-US" w:bidi="ar-SA"/>
        </w:rPr>
        <w:t>The Given Dataset is(</w:t>
      </w:r>
      <w:r>
        <w:fldChar w:fldCharType="begin"/>
      </w:r>
      <w:r>
        <w:instrText xml:space="preserve"> HYPERLINK "https://www.kaggle.com/datasets/imdevskp/corona-virus-report/" </w:instrText>
      </w:r>
      <w:r>
        <w:fldChar w:fldCharType="separate"/>
      </w:r>
      <w:r>
        <w:rPr>
          <w:rFonts w:ascii="Arial" w:hAnsi="Arial" w:cs="Arial"/>
          <w:color w:val="0000FF"/>
          <w:u w:val="single"/>
          <w:shd w:val="clear" w:color="auto" w:fill="FFFFFF"/>
          <w:lang w:val="en-US" w:eastAsia="en-US" w:bidi="ar-SA"/>
        </w:rPr>
        <w:t>https://www.kaggle.com/datasets/imdevskp/corona-virus-report/</w:t>
      </w:r>
      <w:r>
        <w:rPr>
          <w:rFonts w:ascii="Arial" w:hAnsi="Arial" w:cs="Arial"/>
          <w:color w:val="0000FF"/>
          <w:u w:val="single"/>
          <w:shd w:val="clear" w:color="auto" w:fill="FFFFFF"/>
          <w:lang w:val="en-US" w:eastAsia="en-US" w:bidi="ar-SA"/>
        </w:rPr>
        <w:fldChar w:fldCharType="end"/>
      </w:r>
      <w:r>
        <w:rPr>
          <w:rFonts w:ascii="Arial" w:hAnsi="Arial" w:cs="Arial"/>
          <w:color w:val="202122"/>
          <w:shd w:val="clear" w:color="auto" w:fill="FFFFFF"/>
          <w:lang w:val="en-US" w:eastAsia="en-US" w:bidi="ar-SA"/>
        </w:rPr>
        <w:t>)</w:t>
      </w:r>
    </w:p>
    <w:p>
      <w:pPr>
        <w:shd w:val="clear" w:color="auto" w:fill="FFFFFF"/>
        <w:spacing w:before="300" w:beforeAutospacing="0" w:after="340" w:afterAutospacing="0" w:line="240" w:lineRule="auto"/>
        <w:rPr>
          <w:rFonts w:ascii="Arial" w:hAnsi="Arial" w:cs="Arial"/>
          <w:b/>
          <w:color w:val="202122"/>
          <w:sz w:val="36"/>
          <w:szCs w:val="36"/>
          <w:shd w:val="clear" w:color="auto" w:fill="FFFFFF"/>
          <w:lang w:val="en-US" w:eastAsia="en-US" w:bidi="ar-SA"/>
        </w:rPr>
      </w:pPr>
      <w:r>
        <w:rPr>
          <w:rFonts w:hint="default" w:ascii="Arial" w:hAnsi="Arial" w:cs="Arial"/>
          <w:b/>
          <w:color w:val="202122"/>
          <w:sz w:val="52"/>
          <w:szCs w:val="52"/>
          <w:shd w:val="clear" w:color="auto" w:fill="FFFFFF"/>
          <w:lang w:val="en-US" w:eastAsia="en-US" w:bidi="ar-SA"/>
        </w:rPr>
        <w:t>D</w:t>
      </w:r>
      <w:r>
        <w:rPr>
          <w:rFonts w:ascii="Arial" w:hAnsi="Arial" w:cs="Arial"/>
          <w:b/>
          <w:color w:val="202122"/>
          <w:sz w:val="36"/>
          <w:szCs w:val="36"/>
          <w:shd w:val="clear" w:color="auto" w:fill="FFFFFF"/>
          <w:lang w:val="en-US" w:eastAsia="en-US" w:bidi="ar-SA"/>
        </w:rPr>
        <w:t>ATA PREPROCESSING:</w:t>
      </w:r>
    </w:p>
    <w:p>
      <w:pPr>
        <w:shd w:val="clear" w:color="auto" w:fill="FFFFFF"/>
        <w:spacing w:before="300" w:beforeAutospacing="0" w:after="340" w:afterAutospacing="0" w:line="240" w:lineRule="auto"/>
        <w:rPr>
          <w:rFonts w:ascii="Arial" w:hAnsi="Arial" w:cs="Arial"/>
          <w:b/>
          <w:color w:val="202122"/>
          <w:sz w:val="36"/>
          <w:szCs w:val="36"/>
          <w:shd w:val="clear" w:color="auto" w:fill="FFFFFF"/>
          <w:lang w:val="en-US" w:eastAsia="en-US" w:bidi="ar-SA"/>
        </w:rPr>
      </w:pPr>
      <w:r>
        <w:rPr>
          <w:rFonts w:ascii="Arial" w:hAnsi="Arial" w:cs="Arial"/>
          <w:color w:val="4D5156"/>
          <w:sz w:val="30"/>
          <w:lang w:val="zh-CN" w:eastAsia="en-US" w:bidi="ar-SA"/>
        </w:rPr>
        <w:t>Data preprocessing is </w:t>
      </w:r>
      <w:r>
        <w:rPr>
          <w:rFonts w:ascii="Arial" w:hAnsi="Arial" w:cs="Arial"/>
          <w:color w:val="040C28"/>
          <w:sz w:val="30"/>
          <w:lang w:val="zh-CN" w:eastAsia="en-US" w:bidi="ar-SA"/>
        </w:rPr>
        <w:t>the concept of changing the raw data into a clean data set</w:t>
      </w:r>
      <w:r>
        <w:rPr>
          <w:rFonts w:ascii="Arial" w:hAnsi="Arial" w:cs="Arial"/>
          <w:color w:val="4D5156"/>
          <w:sz w:val="30"/>
          <w:lang w:val="zh-CN" w:eastAsia="en-US" w:bidi="ar-SA"/>
        </w:rPr>
        <w:t>. The dataset is preprocessed in order to check missing values, noisy data, and other inconsistencies before executing it to the algorithm.</w:t>
      </w:r>
    </w:p>
    <w:p>
      <w:pPr>
        <w:shd w:val="clear" w:color="auto" w:fill="FFFFFF"/>
        <w:spacing w:before="300" w:beforeAutospacing="0" w:after="340" w:afterAutospacing="0" w:line="240" w:lineRule="auto"/>
        <w:rPr>
          <w:rFonts w:ascii="Arial" w:hAnsi="Arial" w:cs="Arial"/>
          <w:color w:val="202124"/>
          <w:sz w:val="30"/>
          <w:szCs w:val="30"/>
          <w:shd w:val="clear" w:color="auto" w:fill="FFFFFF"/>
          <w:lang w:val="en-US" w:eastAsia="en-US" w:bidi="ar-SA"/>
        </w:rPr>
      </w:pPr>
      <w:r>
        <w:rPr>
          <w:rFonts w:ascii="Arial" w:hAnsi="Arial" w:cs="Arial"/>
          <w:color w:val="202124"/>
          <w:sz w:val="30"/>
          <w:szCs w:val="30"/>
          <w:shd w:val="clear" w:color="auto" w:fill="FFFFFF"/>
          <w:lang w:val="en-US" w:eastAsia="en-US" w:bidi="ar-SA"/>
        </w:rPr>
        <w:t>The 5 major steps of data preprocessing:</w:t>
      </w:r>
    </w:p>
    <w:p>
      <w:pPr>
        <w:numPr>
          <w:ilvl w:val="0"/>
          <w:numId w:val="11"/>
        </w:numPr>
        <w:shd w:val="clear" w:color="auto" w:fill="FFFFFF"/>
        <w:spacing w:after="75" w:line="240" w:lineRule="auto"/>
        <w:ind w:left="0" w:hanging="360"/>
        <w:rPr>
          <w:rFonts w:ascii="Arial" w:hAnsi="Arial" w:cs="Arial"/>
          <w:color w:val="202124"/>
          <w:sz w:val="30"/>
          <w:szCs w:val="30"/>
          <w:lang w:val="en-US" w:eastAsia="en-US" w:bidi="ar-SA"/>
        </w:rPr>
      </w:pPr>
      <w:r>
        <w:rPr>
          <w:rFonts w:ascii="Arial" w:hAnsi="Arial" w:cs="Arial"/>
          <w:color w:val="202124"/>
          <w:sz w:val="30"/>
          <w:szCs w:val="30"/>
          <w:lang w:val="en-US" w:eastAsia="en-US" w:bidi="ar-SA"/>
        </w:rPr>
        <w:t>Data quality assessment.</w:t>
      </w:r>
    </w:p>
    <w:p>
      <w:pPr>
        <w:numPr>
          <w:ilvl w:val="0"/>
          <w:numId w:val="11"/>
        </w:numPr>
        <w:shd w:val="clear" w:color="auto" w:fill="FFFFFF"/>
        <w:spacing w:after="75" w:line="240" w:lineRule="auto"/>
        <w:ind w:left="0" w:hanging="360"/>
        <w:rPr>
          <w:rFonts w:ascii="Arial" w:hAnsi="Arial" w:cs="Arial"/>
          <w:color w:val="202124"/>
          <w:sz w:val="30"/>
          <w:szCs w:val="30"/>
          <w:lang w:val="en-US" w:eastAsia="en-US" w:bidi="ar-SA"/>
        </w:rPr>
      </w:pPr>
      <w:r>
        <w:rPr>
          <w:rFonts w:ascii="Arial" w:hAnsi="Arial" w:cs="Arial"/>
          <w:color w:val="202124"/>
          <w:sz w:val="30"/>
          <w:szCs w:val="30"/>
          <w:lang w:val="en-US" w:eastAsia="en-US" w:bidi="ar-SA"/>
        </w:rPr>
        <w:t>Data cleaning.</w:t>
      </w:r>
    </w:p>
    <w:p>
      <w:pPr>
        <w:numPr>
          <w:ilvl w:val="0"/>
          <w:numId w:val="11"/>
        </w:numPr>
        <w:shd w:val="clear" w:color="auto" w:fill="FFFFFF"/>
        <w:spacing w:after="75" w:line="240" w:lineRule="auto"/>
        <w:ind w:left="0" w:hanging="360"/>
        <w:rPr>
          <w:rFonts w:ascii="Arial" w:hAnsi="Arial" w:cs="Arial"/>
          <w:color w:val="202124"/>
          <w:sz w:val="30"/>
          <w:szCs w:val="30"/>
          <w:lang w:val="en-US" w:eastAsia="en-US" w:bidi="ar-SA"/>
        </w:rPr>
      </w:pPr>
      <w:r>
        <w:rPr>
          <w:rFonts w:ascii="Arial" w:hAnsi="Arial" w:cs="Arial"/>
          <w:color w:val="202124"/>
          <w:sz w:val="30"/>
          <w:szCs w:val="30"/>
          <w:lang w:val="en-US" w:eastAsia="en-US" w:bidi="ar-SA"/>
        </w:rPr>
        <w:t>Data transformation.</w:t>
      </w:r>
    </w:p>
    <w:p>
      <w:pPr>
        <w:numPr>
          <w:ilvl w:val="0"/>
          <w:numId w:val="11"/>
        </w:numPr>
        <w:shd w:val="clear" w:color="auto" w:fill="FFFFFF"/>
        <w:spacing w:after="75" w:line="240" w:lineRule="auto"/>
        <w:ind w:left="0" w:hanging="360"/>
        <w:rPr>
          <w:rFonts w:ascii="Arial" w:hAnsi="Arial" w:cs="Arial"/>
          <w:color w:val="202124"/>
          <w:sz w:val="30"/>
          <w:szCs w:val="30"/>
          <w:lang w:val="en-US" w:eastAsia="en-US" w:bidi="ar-SA"/>
        </w:rPr>
      </w:pPr>
      <w:r>
        <w:rPr>
          <w:rFonts w:ascii="Arial" w:hAnsi="Arial" w:cs="Arial"/>
          <w:color w:val="202124"/>
          <w:sz w:val="30"/>
          <w:szCs w:val="30"/>
          <w:lang w:val="en-US" w:eastAsia="en-US" w:bidi="ar-SA"/>
        </w:rPr>
        <w:t>Data reduction.</w:t>
      </w:r>
    </w:p>
    <w:p>
      <w:pPr>
        <w:shd w:val="clear" w:color="auto" w:fill="FFFFFF"/>
        <w:spacing w:before="300" w:beforeAutospacing="0" w:after="340" w:afterAutospacing="0" w:line="240" w:lineRule="auto"/>
        <w:rPr>
          <w:rFonts w:ascii="Arial" w:hAnsi="Arial" w:cs="Arial"/>
          <w:b/>
          <w:color w:val="202122"/>
          <w:sz w:val="36"/>
          <w:szCs w:val="36"/>
          <w:shd w:val="clear" w:color="auto" w:fill="FFFFFF"/>
          <w:lang w:val="en-US" w:eastAsia="en-US" w:bidi="ar-SA"/>
        </w:rPr>
      </w:pPr>
      <w:r>
        <w:rPr>
          <w:rFonts w:ascii="Arial" w:hAnsi="Arial" w:cs="Arial"/>
          <w:b/>
          <w:color w:val="202122"/>
          <w:sz w:val="36"/>
          <w:szCs w:val="36"/>
          <w:shd w:val="clear" w:color="auto" w:fill="FFFFFF"/>
        </w:rPr>
        <w:drawing>
          <wp:inline distT="0" distB="0" distL="0" distR="0">
            <wp:extent cx="6356985" cy="3634105"/>
            <wp:effectExtent l="0" t="0" r="571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a:xfrm>
                      <a:off x="0" y="0"/>
                      <a:ext cx="6356985" cy="3634105"/>
                    </a:xfrm>
                    <a:prstGeom prst="rect">
                      <a:avLst/>
                    </a:prstGeom>
                    <a:noFill/>
                    <a:ln w="9525">
                      <a:noFill/>
                      <a:miter lim="800000"/>
                      <a:headEnd/>
                      <a:tailEnd/>
                    </a:ln>
                  </pic:spPr>
                </pic:pic>
              </a:graphicData>
            </a:graphic>
          </wp:inline>
        </w:drawing>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color w:val="007B00"/>
          <w:sz w:val="26"/>
          <w:szCs w:val="22"/>
          <w:lang w:val="en-US" w:eastAsia="en-US" w:bidi="ar-SA"/>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r>
        <w:rPr>
          <w:rFonts w:ascii="Consolas" w:hAnsi="Consolas" w:cs="Courier New"/>
          <w:color w:val="007B00"/>
          <w:sz w:val="26"/>
          <w:szCs w:val="22"/>
          <w:lang w:val="en-US" w:eastAsia="en-US" w:bidi="ar-SA"/>
        </w:rPr>
        <w:t>import</w:t>
      </w:r>
      <w:r>
        <w:rPr>
          <w:rFonts w:ascii="Consolas" w:hAnsi="Consolas" w:cs="Courier New"/>
          <w:sz w:val="26"/>
          <w:szCs w:val="26"/>
          <w:lang w:val="en-US" w:eastAsia="en-US" w:bidi="ar-SA"/>
        </w:rPr>
        <w:t xml:space="preserve"> </w:t>
      </w:r>
      <w:r>
        <w:rPr>
          <w:rFonts w:ascii="Consolas" w:hAnsi="Consolas" w:cs="Courier New"/>
          <w:sz w:val="26"/>
          <w:szCs w:val="22"/>
          <w:lang w:val="en-US" w:eastAsia="en-US" w:bidi="ar-SA"/>
        </w:rPr>
        <w:t>pandas</w:t>
      </w:r>
      <w:r>
        <w:rPr>
          <w:rFonts w:ascii="Consolas" w:hAnsi="Consolas" w:cs="Courier New"/>
          <w:sz w:val="26"/>
          <w:szCs w:val="26"/>
          <w:lang w:val="en-US" w:eastAsia="en-US" w:bidi="ar-SA"/>
        </w:rPr>
        <w:t xml:space="preserve"> </w:t>
      </w:r>
      <w:r>
        <w:rPr>
          <w:rFonts w:ascii="Consolas" w:hAnsi="Consolas" w:cs="Courier New"/>
          <w:color w:val="007B00"/>
          <w:sz w:val="26"/>
          <w:szCs w:val="22"/>
          <w:lang w:val="en-US" w:eastAsia="en-US" w:bidi="ar-SA"/>
        </w:rPr>
        <w:t>as</w:t>
      </w:r>
      <w:r>
        <w:rPr>
          <w:rFonts w:ascii="Consolas" w:hAnsi="Consolas" w:cs="Courier New"/>
          <w:sz w:val="26"/>
          <w:szCs w:val="26"/>
          <w:lang w:val="en-US" w:eastAsia="en-US" w:bidi="ar-SA"/>
        </w:rPr>
        <w:t xml:space="preserve"> </w:t>
      </w:r>
      <w:bookmarkStart w:id="1" w:name="kln-1"/>
      <w:bookmarkEnd w:id="1"/>
      <w:r>
        <w:rPr>
          <w:rFonts w:ascii="Consolas" w:hAnsi="Consolas" w:cs="Courier New"/>
          <w:sz w:val="26"/>
          <w:szCs w:val="22"/>
          <w:lang w:val="en-US" w:eastAsia="en-US" w:bidi="ar-SA"/>
        </w:rPr>
        <w:t>pd</w:t>
      </w:r>
      <w:r>
        <w:rPr>
          <w:rFonts w:ascii="Consolas" w:hAnsi="Consolas" w:cs="Courier New"/>
          <w:sz w:val="26"/>
          <w:szCs w:val="26"/>
          <w:lang w:val="en-US" w:eastAsia="en-US" w:bidi="ar-SA"/>
        </w:rPr>
        <w:t xml:space="preserve"> </w:t>
      </w:r>
      <w:r>
        <w:rPr>
          <w:rFonts w:ascii="Consolas" w:hAnsi="Consolas" w:cs="Courier New"/>
          <w:i/>
          <w:iCs/>
          <w:sz w:val="26"/>
          <w:szCs w:val="22"/>
          <w:lang w:val="en-US" w:eastAsia="en-US" w:bidi="ar-SA"/>
        </w:rPr>
        <w:t xml:space="preserve"># data manipulation , analysis, cleaning </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r>
        <w:rPr>
          <w:rFonts w:ascii="Consolas" w:hAnsi="Consolas" w:cs="Courier New"/>
          <w:color w:val="007B00"/>
          <w:sz w:val="26"/>
          <w:szCs w:val="22"/>
          <w:lang w:val="en-US" w:eastAsia="en-US" w:bidi="ar-SA"/>
        </w:rPr>
        <w:t>import</w:t>
      </w:r>
      <w:r>
        <w:rPr>
          <w:rFonts w:ascii="Consolas" w:hAnsi="Consolas" w:cs="Courier New"/>
          <w:sz w:val="26"/>
          <w:szCs w:val="26"/>
          <w:lang w:val="en-US" w:eastAsia="en-US" w:bidi="ar-SA"/>
        </w:rPr>
        <w:t xml:space="preserve"> </w:t>
      </w:r>
      <w:r>
        <w:rPr>
          <w:rFonts w:ascii="Consolas" w:hAnsi="Consolas" w:cs="Courier New"/>
          <w:sz w:val="26"/>
          <w:szCs w:val="22"/>
          <w:lang w:val="en-US" w:eastAsia="en-US" w:bidi="ar-SA"/>
        </w:rPr>
        <w:t>numpy</w:t>
      </w:r>
      <w:r>
        <w:rPr>
          <w:rFonts w:ascii="Consolas" w:hAnsi="Consolas" w:cs="Courier New"/>
          <w:sz w:val="26"/>
          <w:szCs w:val="26"/>
          <w:lang w:val="en-US" w:eastAsia="en-US" w:bidi="ar-SA"/>
        </w:rPr>
        <w:t xml:space="preserve"> </w:t>
      </w:r>
      <w:r>
        <w:rPr>
          <w:rFonts w:ascii="Consolas" w:hAnsi="Consolas" w:cs="Courier New"/>
          <w:color w:val="007B00"/>
          <w:sz w:val="26"/>
          <w:szCs w:val="22"/>
          <w:lang w:val="en-US" w:eastAsia="en-US" w:bidi="ar-SA"/>
        </w:rPr>
        <w:t>as</w:t>
      </w:r>
      <w:r>
        <w:rPr>
          <w:rFonts w:ascii="Consolas" w:hAnsi="Consolas" w:cs="Courier New"/>
          <w:sz w:val="26"/>
          <w:szCs w:val="26"/>
          <w:lang w:val="en-US" w:eastAsia="en-US" w:bidi="ar-SA"/>
        </w:rPr>
        <w:t xml:space="preserve"> </w:t>
      </w:r>
      <w:bookmarkStart w:id="2" w:name="kln-2"/>
      <w:bookmarkEnd w:id="2"/>
      <w:r>
        <w:rPr>
          <w:rFonts w:ascii="Consolas" w:hAnsi="Consolas" w:cs="Courier New"/>
          <w:sz w:val="26"/>
          <w:szCs w:val="22"/>
          <w:lang w:val="en-US" w:eastAsia="en-US" w:bidi="ar-SA"/>
        </w:rPr>
        <w:t>np</w:t>
      </w:r>
      <w:r>
        <w:rPr>
          <w:rFonts w:ascii="Consolas" w:hAnsi="Consolas" w:cs="Courier New"/>
          <w:sz w:val="26"/>
          <w:szCs w:val="26"/>
          <w:lang w:val="en-US" w:eastAsia="en-US" w:bidi="ar-SA"/>
        </w:rPr>
        <w:t xml:space="preserve"> </w:t>
      </w:r>
      <w:r>
        <w:rPr>
          <w:rFonts w:ascii="Consolas" w:hAnsi="Consolas" w:cs="Courier New"/>
          <w:i/>
          <w:iCs/>
          <w:sz w:val="26"/>
          <w:szCs w:val="22"/>
          <w:lang w:val="en-US" w:eastAsia="en-US" w:bidi="ar-SA"/>
        </w:rPr>
        <w:t># mathmatical calculations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r>
        <w:rPr>
          <w:rFonts w:ascii="Consolas" w:hAnsi="Consolas" w:cs="Courier New"/>
          <w:i/>
          <w:iCs/>
          <w:sz w:val="26"/>
          <w:szCs w:val="22"/>
          <w:lang w:val="en-US" w:eastAsia="en-US" w:bidi="ar-SA"/>
        </w:rPr>
        <w:t># Plotly - interactive, open-source, and browser-based graphing library for Python</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r>
        <w:rPr>
          <w:rFonts w:ascii="Consolas" w:hAnsi="Consolas" w:cs="Courier New"/>
          <w:color w:val="007B00"/>
          <w:sz w:val="26"/>
          <w:szCs w:val="22"/>
          <w:lang w:val="en-US" w:eastAsia="en-US" w:bidi="ar-SA"/>
        </w:rPr>
        <w:t>import</w:t>
      </w:r>
      <w:r>
        <w:rPr>
          <w:rFonts w:ascii="Consolas" w:hAnsi="Consolas" w:cs="Courier New"/>
          <w:sz w:val="26"/>
          <w:szCs w:val="26"/>
          <w:lang w:val="en-US" w:eastAsia="en-US" w:bidi="ar-SA"/>
        </w:rPr>
        <w:t xml:space="preserve"> </w:t>
      </w:r>
      <w:r>
        <w:rPr>
          <w:rFonts w:ascii="Consolas" w:hAnsi="Consolas" w:cs="Courier New"/>
          <w:sz w:val="26"/>
          <w:szCs w:val="22"/>
          <w:lang w:val="en-US" w:eastAsia="en-US" w:bidi="ar-SA"/>
        </w:rPr>
        <w:t>plotly.express</w:t>
      </w:r>
      <w:r>
        <w:rPr>
          <w:rFonts w:ascii="Consolas" w:hAnsi="Consolas" w:cs="Courier New"/>
          <w:sz w:val="26"/>
          <w:szCs w:val="26"/>
          <w:lang w:val="en-US" w:eastAsia="en-US" w:bidi="ar-SA"/>
        </w:rPr>
        <w:t xml:space="preserve"> </w:t>
      </w:r>
      <w:r>
        <w:rPr>
          <w:rFonts w:ascii="Consolas" w:hAnsi="Consolas" w:cs="Courier New"/>
          <w:color w:val="007B00"/>
          <w:sz w:val="26"/>
          <w:szCs w:val="22"/>
          <w:lang w:val="en-US" w:eastAsia="en-US" w:bidi="ar-SA"/>
        </w:rPr>
        <w:t>as</w:t>
      </w:r>
      <w:r>
        <w:rPr>
          <w:rFonts w:ascii="Consolas" w:hAnsi="Consolas" w:cs="Courier New"/>
          <w:sz w:val="26"/>
          <w:szCs w:val="26"/>
          <w:lang w:val="en-US" w:eastAsia="en-US" w:bidi="ar-SA"/>
        </w:rPr>
        <w:t xml:space="preserve"> </w:t>
      </w:r>
      <w:bookmarkStart w:id="3" w:name="kln-5"/>
      <w:bookmarkEnd w:id="3"/>
      <w:r>
        <w:rPr>
          <w:rFonts w:ascii="Consolas" w:hAnsi="Consolas" w:cs="Courier New"/>
          <w:sz w:val="26"/>
          <w:szCs w:val="22"/>
          <w:lang w:val="en-US" w:eastAsia="en-US" w:bidi="ar-SA"/>
        </w:rPr>
        <w:t>px</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r>
        <w:rPr>
          <w:rFonts w:ascii="Consolas" w:hAnsi="Consolas" w:cs="Courier New"/>
          <w:color w:val="007B00"/>
          <w:sz w:val="26"/>
          <w:szCs w:val="22"/>
          <w:lang w:val="en-US" w:eastAsia="en-US" w:bidi="ar-SA"/>
        </w:rPr>
        <w:t>import</w:t>
      </w:r>
      <w:r>
        <w:rPr>
          <w:rFonts w:ascii="Consolas" w:hAnsi="Consolas" w:cs="Courier New"/>
          <w:sz w:val="26"/>
          <w:szCs w:val="26"/>
          <w:lang w:val="en-US" w:eastAsia="en-US" w:bidi="ar-SA"/>
        </w:rPr>
        <w:t xml:space="preserve"> </w:t>
      </w:r>
      <w:r>
        <w:rPr>
          <w:rFonts w:ascii="Consolas" w:hAnsi="Consolas" w:cs="Courier New"/>
          <w:sz w:val="26"/>
          <w:szCs w:val="22"/>
          <w:lang w:val="en-US" w:eastAsia="en-US" w:bidi="ar-SA"/>
        </w:rPr>
        <w:t>plotly.graph_objects</w:t>
      </w:r>
      <w:r>
        <w:rPr>
          <w:rFonts w:ascii="Consolas" w:hAnsi="Consolas" w:cs="Courier New"/>
          <w:sz w:val="26"/>
          <w:szCs w:val="26"/>
          <w:lang w:val="en-US" w:eastAsia="en-US" w:bidi="ar-SA"/>
        </w:rPr>
        <w:t xml:space="preserve"> </w:t>
      </w:r>
      <w:r>
        <w:rPr>
          <w:rFonts w:ascii="Consolas" w:hAnsi="Consolas" w:cs="Courier New"/>
          <w:color w:val="007B00"/>
          <w:sz w:val="26"/>
          <w:szCs w:val="22"/>
          <w:lang w:val="en-US" w:eastAsia="en-US" w:bidi="ar-SA"/>
        </w:rPr>
        <w:t>as</w:t>
      </w:r>
      <w:r>
        <w:rPr>
          <w:rFonts w:ascii="Consolas" w:hAnsi="Consolas" w:cs="Courier New"/>
          <w:sz w:val="26"/>
          <w:szCs w:val="26"/>
          <w:lang w:val="en-US" w:eastAsia="en-US" w:bidi="ar-SA"/>
        </w:rPr>
        <w:t xml:space="preserve"> </w:t>
      </w:r>
      <w:bookmarkStart w:id="4" w:name="kln-6"/>
      <w:bookmarkEnd w:id="4"/>
      <w:r>
        <w:rPr>
          <w:rFonts w:ascii="Consolas" w:hAnsi="Consolas" w:cs="Courier New"/>
          <w:sz w:val="26"/>
          <w:szCs w:val="22"/>
          <w:lang w:val="en-US" w:eastAsia="en-US" w:bidi="ar-SA"/>
        </w:rPr>
        <w:t>go</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2"/>
          <w:lang w:val="en-US" w:eastAsia="en-US" w:bidi="ar-SA"/>
        </w:rPr>
      </w:pPr>
      <w:r>
        <w:rPr>
          <w:rFonts w:ascii="Consolas" w:hAnsi="Consolas" w:cs="Courier New"/>
          <w:color w:val="007B00"/>
          <w:sz w:val="26"/>
          <w:szCs w:val="22"/>
          <w:lang w:val="en-US" w:eastAsia="en-US" w:bidi="ar-SA"/>
        </w:rPr>
        <w:t>from</w:t>
      </w:r>
      <w:r>
        <w:rPr>
          <w:rFonts w:ascii="Consolas" w:hAnsi="Consolas" w:cs="Courier New"/>
          <w:sz w:val="26"/>
          <w:szCs w:val="26"/>
          <w:lang w:val="en-US" w:eastAsia="en-US" w:bidi="ar-SA"/>
        </w:rPr>
        <w:t xml:space="preserve"> </w:t>
      </w:r>
      <w:r>
        <w:rPr>
          <w:rFonts w:ascii="Consolas" w:hAnsi="Consolas" w:cs="Courier New"/>
          <w:sz w:val="26"/>
          <w:szCs w:val="22"/>
          <w:lang w:val="en-US" w:eastAsia="en-US" w:bidi="ar-SA"/>
        </w:rPr>
        <w:t>plotly.subplots</w:t>
      </w:r>
      <w:r>
        <w:rPr>
          <w:rFonts w:ascii="Consolas" w:hAnsi="Consolas" w:cs="Courier New"/>
          <w:sz w:val="26"/>
          <w:szCs w:val="26"/>
          <w:lang w:val="en-US" w:eastAsia="en-US" w:bidi="ar-SA"/>
        </w:rPr>
        <w:t xml:space="preserve"> </w:t>
      </w:r>
      <w:r>
        <w:rPr>
          <w:rFonts w:ascii="Consolas" w:hAnsi="Consolas" w:cs="Courier New"/>
          <w:color w:val="007B00"/>
          <w:sz w:val="26"/>
          <w:szCs w:val="22"/>
          <w:lang w:val="en-US" w:eastAsia="en-US" w:bidi="ar-SA"/>
        </w:rPr>
        <w:t>import</w:t>
      </w:r>
      <w:r>
        <w:rPr>
          <w:rFonts w:ascii="Consolas" w:hAnsi="Consolas" w:cs="Courier New"/>
          <w:sz w:val="26"/>
          <w:szCs w:val="26"/>
          <w:lang w:val="en-US" w:eastAsia="en-US" w:bidi="ar-SA"/>
        </w:rPr>
        <w:t xml:space="preserve"> </w:t>
      </w:r>
      <w:bookmarkStart w:id="5" w:name="kln-7"/>
      <w:bookmarkEnd w:id="5"/>
      <w:r>
        <w:rPr>
          <w:rFonts w:ascii="Consolas" w:hAnsi="Consolas" w:cs="Courier New"/>
          <w:sz w:val="26"/>
          <w:szCs w:val="22"/>
          <w:lang w:val="en-US" w:eastAsia="en-US" w:bidi="ar-SA"/>
        </w:rPr>
        <w:t>make_subplots</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r>
        <w:rPr>
          <w:rFonts w:ascii="Consolas" w:hAnsi="Consolas" w:cs="Courier New"/>
          <w:sz w:val="26"/>
          <w:szCs w:val="26"/>
          <w:lang w:val="en-US" w:eastAsia="en-US" w:bidi="ar-SA"/>
        </w:rPr>
        <w:t xml:space="preserve">country_wise </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 xml:space="preserve"> pd</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read_csv(</w:t>
      </w:r>
      <w:r>
        <w:rPr>
          <w:rFonts w:ascii="Consolas" w:hAnsi="Consolas" w:cs="Courier New"/>
          <w:color w:val="BB2323"/>
          <w:sz w:val="26"/>
          <w:szCs w:val="26"/>
          <w:lang w:val="en-US" w:eastAsia="en-US" w:bidi="ar-SA"/>
        </w:rPr>
        <w:t>'/kaggle/input/corona-virus-report/country_wise_latest.csv'</w:t>
      </w:r>
      <w:r>
        <w:rPr>
          <w:rFonts w:ascii="Consolas" w:hAnsi="Consolas" w:cs="Courier New"/>
          <w:sz w:val="26"/>
          <w:szCs w:val="26"/>
          <w:lang w:val="en-US" w:eastAsia="en-US" w:bidi="ar-SA"/>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bookmarkStart w:id="6" w:name="kln-9"/>
      <w:bookmarkEnd w:id="6"/>
      <w:r>
        <w:rPr>
          <w:rFonts w:ascii="Consolas" w:hAnsi="Consolas" w:cs="Courier New"/>
          <w:sz w:val="26"/>
          <w:szCs w:val="26"/>
          <w:lang w:val="en-US" w:eastAsia="en-US" w:bidi="ar-SA"/>
        </w:rPr>
        <w:t xml:space="preserve">day_wise </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 xml:space="preserve"> pd</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read_csv(</w:t>
      </w:r>
      <w:r>
        <w:rPr>
          <w:rFonts w:ascii="Consolas" w:hAnsi="Consolas" w:cs="Courier New"/>
          <w:color w:val="BB2323"/>
          <w:sz w:val="26"/>
          <w:szCs w:val="26"/>
          <w:lang w:val="en-US" w:eastAsia="en-US" w:bidi="ar-SA"/>
        </w:rPr>
        <w:t>'/kaggle/input/corona-virus-report/day_wise.csv'</w:t>
      </w:r>
      <w:r>
        <w:rPr>
          <w:rFonts w:ascii="Consolas" w:hAnsi="Consolas" w:cs="Courier New"/>
          <w:sz w:val="26"/>
          <w:szCs w:val="26"/>
          <w:lang w:val="en-US" w:eastAsia="en-US" w:bidi="ar-SA"/>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bookmarkStart w:id="7" w:name="kln-10"/>
      <w:bookmarkEnd w:id="7"/>
      <w:r>
        <w:rPr>
          <w:rFonts w:ascii="Consolas" w:hAnsi="Consolas" w:cs="Courier New"/>
          <w:sz w:val="26"/>
          <w:szCs w:val="26"/>
          <w:lang w:val="en-US" w:eastAsia="en-US" w:bidi="ar-SA"/>
        </w:rPr>
        <w:t xml:space="preserve">worldometer_data </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 xml:space="preserve"> pd</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read_csv(</w:t>
      </w:r>
      <w:r>
        <w:rPr>
          <w:rFonts w:ascii="Consolas" w:hAnsi="Consolas" w:cs="Courier New"/>
          <w:color w:val="BB2323"/>
          <w:sz w:val="26"/>
          <w:szCs w:val="26"/>
          <w:lang w:val="en-US" w:eastAsia="en-US" w:bidi="ar-SA"/>
        </w:rPr>
        <w:t>'/kaggle/input/corona-virus-report/worldometer_data.csv'</w:t>
      </w:r>
      <w:r>
        <w:rPr>
          <w:rFonts w:ascii="Consolas" w:hAnsi="Consolas" w:cs="Courier New"/>
          <w:sz w:val="26"/>
          <w:szCs w:val="26"/>
          <w:lang w:val="en-US" w:eastAsia="en-US" w:bidi="ar-SA"/>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bookmarkStart w:id="8" w:name="kln-11"/>
      <w:bookmarkEnd w:id="8"/>
      <w:r>
        <w:rPr>
          <w:rFonts w:ascii="Consolas" w:hAnsi="Consolas" w:cs="Courier New"/>
          <w:sz w:val="26"/>
          <w:szCs w:val="26"/>
          <w:lang w:val="en-US" w:eastAsia="en-US" w:bidi="ar-SA"/>
        </w:rPr>
        <w:t xml:space="preserve">DD_CW1 </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 xml:space="preserve"> pd</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read_csv(</w:t>
      </w:r>
      <w:r>
        <w:rPr>
          <w:rFonts w:ascii="Consolas" w:hAnsi="Consolas" w:cs="Courier New"/>
          <w:color w:val="BB2323"/>
          <w:sz w:val="26"/>
          <w:szCs w:val="26"/>
          <w:lang w:val="en-US" w:eastAsia="en-US" w:bidi="ar-SA"/>
        </w:rPr>
        <w:t>'/kaggle/input/corona-virus-report/full_grouped.csv'</w:t>
      </w:r>
      <w:r>
        <w:rPr>
          <w:rFonts w:ascii="Consolas" w:hAnsi="Consolas" w:cs="Courier New"/>
          <w:sz w:val="26"/>
          <w:szCs w:val="26"/>
          <w:lang w:val="en-US" w:eastAsia="en-US" w:bidi="ar-SA"/>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bookmarkStart w:id="9" w:name="kln-12"/>
      <w:bookmarkEnd w:id="9"/>
      <w:r>
        <w:rPr>
          <w:rFonts w:ascii="Consolas" w:hAnsi="Consolas" w:cs="Courier New"/>
          <w:sz w:val="26"/>
          <w:szCs w:val="26"/>
          <w:lang w:val="en-US" w:eastAsia="en-US" w:bidi="ar-SA"/>
        </w:rPr>
        <w:t xml:space="preserve">DD_CW2 </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 xml:space="preserve"> pd</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read_csv(</w:t>
      </w:r>
      <w:r>
        <w:rPr>
          <w:rFonts w:ascii="Consolas" w:hAnsi="Consolas" w:cs="Courier New"/>
          <w:color w:val="BB2323"/>
          <w:sz w:val="26"/>
          <w:szCs w:val="26"/>
          <w:lang w:val="en-US" w:eastAsia="en-US" w:bidi="ar-SA"/>
        </w:rPr>
        <w:t>'/kaggle/input/corona-virus-report/covid_19_clean_complete.csv'</w:t>
      </w:r>
      <w:r>
        <w:rPr>
          <w:rFonts w:ascii="Consolas" w:hAnsi="Consolas" w:cs="Courier New"/>
          <w:sz w:val="26"/>
          <w:szCs w:val="26"/>
          <w:lang w:val="en-US" w:eastAsia="en-US" w:bidi="ar-SA"/>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bookmarkStart w:id="10" w:name="kln-13"/>
      <w:bookmarkEnd w:id="10"/>
      <w:r>
        <w:rPr>
          <w:rFonts w:ascii="Consolas" w:hAnsi="Consolas" w:cs="Courier New"/>
          <w:sz w:val="26"/>
          <w:szCs w:val="26"/>
          <w:lang w:val="en-US" w:eastAsia="en-US" w:bidi="ar-SA"/>
        </w:rPr>
        <w:t xml:space="preserve">usa </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 xml:space="preserve"> pd</w:t>
      </w:r>
      <w:r>
        <w:rPr>
          <w:rFonts w:ascii="Consolas" w:hAnsi="Consolas" w:cs="Courier New"/>
          <w:color w:val="055BE0"/>
          <w:sz w:val="26"/>
          <w:szCs w:val="26"/>
          <w:lang w:val="en-US" w:eastAsia="en-US" w:bidi="ar-SA"/>
        </w:rPr>
        <w:t>.</w:t>
      </w:r>
      <w:r>
        <w:rPr>
          <w:rFonts w:ascii="Consolas" w:hAnsi="Consolas" w:cs="Courier New"/>
          <w:sz w:val="26"/>
          <w:szCs w:val="26"/>
          <w:lang w:val="en-US" w:eastAsia="en-US" w:bidi="ar-SA"/>
        </w:rPr>
        <w:t>read_csv(</w:t>
      </w:r>
      <w:r>
        <w:rPr>
          <w:rFonts w:ascii="Consolas" w:hAnsi="Consolas" w:cs="Courier New"/>
          <w:color w:val="BB2323"/>
          <w:sz w:val="26"/>
          <w:szCs w:val="26"/>
          <w:lang w:val="en-US" w:eastAsia="en-US" w:bidi="ar-SA"/>
        </w:rPr>
        <w:t>'/kaggle/input/corona-virus-report/usa_county_wise.csv'</w:t>
      </w:r>
      <w:r>
        <w:rPr>
          <w:rFonts w:ascii="Consolas" w:hAnsi="Consolas" w:cs="Courier New"/>
          <w:sz w:val="26"/>
          <w:szCs w:val="26"/>
          <w:lang w:val="en-US" w:eastAsia="en-US" w:bidi="ar-SA"/>
        </w:rPr>
        <w:t>)</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6"/>
          <w:szCs w:val="26"/>
          <w:lang w:val="en-US" w:eastAsia="en-US" w:bidi="ar-SA"/>
        </w:rPr>
      </w:pPr>
    </w:p>
    <w:p>
      <w:pPr>
        <w:spacing w:after="150" w:line="240" w:lineRule="auto"/>
        <w:outlineLvl w:val="0"/>
        <w:rPr>
          <w:rFonts w:ascii="Arial" w:hAnsi="Arial" w:cs="Arial"/>
          <w:color w:val="000000"/>
          <w:kern w:val="36"/>
          <w:sz w:val="44"/>
          <w:szCs w:val="44"/>
          <w:lang w:val="en-US" w:eastAsia="en-US" w:bidi="ar-SA"/>
        </w:rPr>
      </w:pPr>
    </w:p>
    <w:p>
      <w:pPr>
        <w:spacing w:after="150" w:line="240" w:lineRule="auto"/>
        <w:outlineLvl w:val="0"/>
        <w:rPr>
          <w:rFonts w:ascii="Arial" w:hAnsi="Arial" w:cs="Arial"/>
          <w:color w:val="000000"/>
          <w:kern w:val="36"/>
          <w:sz w:val="44"/>
          <w:szCs w:val="44"/>
          <w:lang w:val="en-US" w:eastAsia="en-US" w:bidi="ar-SA"/>
        </w:rPr>
      </w:pPr>
      <w:r>
        <w:rPr>
          <w:rFonts w:ascii="Arial" w:hAnsi="Arial" w:cs="Arial"/>
          <w:color w:val="000000"/>
          <w:kern w:val="36"/>
          <w:sz w:val="44"/>
          <w:szCs w:val="44"/>
          <w:lang w:val="en-US" w:eastAsia="en-US" w:bidi="ar-SA"/>
        </w:rPr>
        <w:t>Country wise Analysis:</w:t>
      </w:r>
    </w:p>
    <w:p>
      <w:pPr>
        <w:keepNext/>
        <w:keepLines/>
        <w:shd w:val="clear" w:color="auto" w:fill="FFFFFF"/>
        <w:spacing w:before="0" w:after="150" w:line="276" w:lineRule="auto"/>
        <w:outlineLvl w:val="1"/>
        <w:rPr>
          <w:rFonts w:ascii="Arial" w:hAnsi="Arial" w:cs="Arial"/>
          <w:color w:val="000000"/>
          <w:sz w:val="37"/>
          <w:szCs w:val="37"/>
          <w:lang w:val="en-US" w:eastAsia="en-US" w:bidi="ar-SA"/>
        </w:rPr>
      </w:pPr>
    </w:p>
    <w:p>
      <w:pPr>
        <w:keepNext/>
        <w:keepLines/>
        <w:shd w:val="clear" w:color="auto" w:fill="FFFFFF"/>
        <w:spacing w:before="0" w:after="150" w:line="276" w:lineRule="auto"/>
        <w:outlineLvl w:val="1"/>
        <w:rPr>
          <w:rFonts w:ascii="Arial" w:hAnsi="Arial" w:cs="Arial"/>
          <w:color w:val="000000"/>
          <w:sz w:val="37"/>
          <w:szCs w:val="37"/>
          <w:lang w:val="en-US" w:eastAsia="en-US" w:bidi="ar-SA"/>
        </w:rPr>
      </w:pPr>
      <w:r>
        <w:rPr>
          <w:rFonts w:ascii="Arial" w:hAnsi="Arial" w:cs="Arial"/>
          <w:color w:val="000000"/>
          <w:sz w:val="37"/>
          <w:szCs w:val="37"/>
          <w:lang w:val="en-US" w:eastAsia="en-US" w:bidi="ar-SA"/>
        </w:rPr>
        <w:t>1. Total confirmed cases from each country</w:t>
      </w:r>
    </w:p>
    <w:p>
      <w:pPr>
        <w:spacing w:after="200" w:line="382" w:lineRule="atLeast"/>
        <w:rPr>
          <w:rFonts w:ascii="Consolas" w:hAnsi="Consolas" w:eastAsia="Calibri"/>
          <w:lang w:val="en-US" w:eastAsia="en-US" w:bidi="ar-SA"/>
        </w:rPr>
      </w:pPr>
      <w:r>
        <w:rPr>
          <w:rFonts w:ascii="Consolas" w:hAnsi="Consolas" w:eastAsiaTheme="minorHAnsi" w:cstheme="minorBidi"/>
          <w:sz w:val="22"/>
          <w:szCs w:val="22"/>
          <w:lang w:val="en-US" w:eastAsia="en-US" w:bidi="ar-SA"/>
        </w:rPr>
        <w:t>In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color w:val="007B00"/>
          <w:sz w:val="20"/>
          <w:szCs w:val="20"/>
          <w:lang w:val="en-US" w:eastAsia="en-US" w:bidi="ar-SA"/>
        </w:rPr>
        <w:t>def</w:t>
      </w:r>
      <w:r>
        <w:rPr>
          <w:rFonts w:ascii="Consolas" w:hAnsi="Consolas" w:cs="Courier New"/>
          <w:sz w:val="20"/>
          <w:szCs w:val="20"/>
          <w:lang w:val="en-US" w:eastAsia="en-US" w:bidi="ar-SA"/>
        </w:rPr>
        <w:t xml:space="preserve"> </w:t>
      </w:r>
      <w:bookmarkStart w:id="11" w:name="kln-19"/>
      <w:bookmarkEnd w:id="11"/>
      <w:r>
        <w:rPr>
          <w:rFonts w:ascii="Consolas" w:hAnsi="Consolas" w:cs="Courier New"/>
          <w:sz w:val="20"/>
          <w:szCs w:val="20"/>
          <w:lang w:val="en-US" w:eastAsia="en-US" w:bidi="ar-SA"/>
        </w:rPr>
        <w:t>plot_map(df, location_names,location_mode,data_col,scope,hover_name</w:t>
      </w:r>
      <w:r>
        <w:rPr>
          <w:rFonts w:ascii="Consolas" w:hAnsi="Consolas" w:cs="Courier New"/>
          <w:color w:val="055BE0"/>
          <w:sz w:val="20"/>
          <w:szCs w:val="20"/>
          <w:lang w:val="en-US" w:eastAsia="en-US" w:bidi="ar-SA"/>
        </w:rPr>
        <w:t>=</w:t>
      </w:r>
      <w:r>
        <w:rPr>
          <w:rFonts w:ascii="Consolas" w:hAnsi="Consolas" w:cs="Courier New"/>
          <w:color w:val="3D7E7E"/>
          <w:sz w:val="20"/>
          <w:szCs w:val="20"/>
          <w:lang w:val="en-US" w:eastAsia="en-US" w:bidi="ar-SA"/>
        </w:rPr>
        <w:t>None</w:t>
      </w:r>
      <w:r>
        <w:rPr>
          <w:rFonts w:ascii="Consolas" w:hAnsi="Consolas" w:cs="Courier New"/>
          <w:sz w:val="20"/>
          <w:szCs w:val="20"/>
          <w:lang w:val="en-US" w:eastAsia="en-US" w:bidi="ar-SA"/>
        </w:rPr>
        <w:t>,title</w:t>
      </w:r>
      <w:r>
        <w:rPr>
          <w:rFonts w:ascii="Consolas" w:hAnsi="Consolas" w:cs="Courier New"/>
          <w:color w:val="055BE0"/>
          <w:sz w:val="20"/>
          <w:szCs w:val="20"/>
          <w:lang w:val="en-US" w:eastAsia="en-US" w:bidi="ar-SA"/>
        </w:rPr>
        <w:t>=</w:t>
      </w:r>
      <w:r>
        <w:rPr>
          <w:rFonts w:ascii="Consolas" w:hAnsi="Consolas" w:cs="Courier New"/>
          <w:color w:val="3D7E7E"/>
          <w:sz w:val="20"/>
          <w:szCs w:val="20"/>
          <w:lang w:val="en-US" w:eastAsia="en-US" w:bidi="ar-SA"/>
        </w:rPr>
        <w:t>None</w:t>
      </w:r>
      <w:r>
        <w:rPr>
          <w:rFonts w:ascii="Consolas" w:hAnsi="Consolas" w:cs="Courier New"/>
          <w:sz w:val="20"/>
          <w:szCs w:val="20"/>
          <w:lang w:val="en-US" w:eastAsia="en-US" w:bidi="ar-SA"/>
        </w:rPr>
        <w:t>,palette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'Sunset'</w:t>
      </w:r>
      <w:r>
        <w:rPr>
          <w:rFonts w:ascii="Consolas" w:hAnsi="Consolas" w:cs="Courier New"/>
          <w:sz w:val="20"/>
          <w:szCs w:val="20"/>
          <w:lang w:val="en-US" w:eastAsia="en-US" w:bidi="ar-S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w:t>
      </w:r>
      <w:r>
        <w:rPr>
          <w:rFonts w:ascii="Consolas" w:hAnsi="Consolas" w:cs="Courier New"/>
          <w:color w:val="007B00"/>
          <w:sz w:val="20"/>
          <w:szCs w:val="20"/>
          <w:lang w:val="en-US" w:eastAsia="en-US" w:bidi="ar-SA"/>
        </w:rPr>
        <w:t>if</w:t>
      </w:r>
      <w:r>
        <w:rPr>
          <w:rFonts w:ascii="Consolas" w:hAnsi="Consolas" w:cs="Courier New"/>
          <w:sz w:val="20"/>
          <w:szCs w:val="20"/>
          <w:lang w:val="en-US" w:eastAsia="en-US" w:bidi="ar-SA"/>
        </w:rPr>
        <w:t xml:space="preserve"> </w:t>
      </w:r>
      <w:bookmarkStart w:id="12" w:name="kln-20"/>
      <w:bookmarkEnd w:id="12"/>
      <w:r>
        <w:rPr>
          <w:rFonts w:ascii="Consolas" w:hAnsi="Consolas" w:cs="Courier New"/>
          <w:sz w:val="20"/>
          <w:szCs w:val="20"/>
          <w:lang w:val="en-US" w:eastAsia="en-US" w:bidi="ar-SA"/>
        </w:rPr>
        <w:t xml:space="preserve">hover_name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r>
        <w:rPr>
          <w:rFonts w:ascii="Consolas" w:hAnsi="Consolas" w:cs="Courier New"/>
          <w:color w:val="3D7E7E"/>
          <w:sz w:val="20"/>
          <w:szCs w:val="20"/>
          <w:lang w:val="en-US" w:eastAsia="en-US" w:bidi="ar-SA"/>
        </w:rPr>
        <w:t>None</w:t>
      </w:r>
      <w:r>
        <w:rPr>
          <w:rFonts w:ascii="Consolas" w:hAnsi="Consolas" w:cs="Courier New"/>
          <w:sz w:val="20"/>
          <w:szCs w:val="20"/>
          <w:lang w:val="en-US" w:eastAsia="en-US" w:bidi="ar-SA"/>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w:t>
      </w:r>
      <w:bookmarkStart w:id="13" w:name="kln-21"/>
      <w:bookmarkEnd w:id="13"/>
      <w:r>
        <w:rPr>
          <w:rFonts w:ascii="Consolas" w:hAnsi="Consolas" w:cs="Courier New"/>
          <w:sz w:val="20"/>
          <w:szCs w:val="20"/>
          <w:lang w:val="en-US" w:eastAsia="en-US" w:bidi="ar-SA"/>
        </w:rPr>
        <w:t xml:space="preserve">hover_name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location_names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w:t>
      </w:r>
      <w:bookmarkStart w:id="14" w:name="kln-22"/>
      <w:bookmarkEnd w:id="14"/>
      <w:r>
        <w:rPr>
          <w:rFonts w:ascii="Consolas" w:hAnsi="Consolas" w:cs="Courier New"/>
          <w:sz w:val="20"/>
          <w:szCs w:val="20"/>
          <w:lang w:val="en-US" w:eastAsia="en-US" w:bidi="ar-SA"/>
        </w:rPr>
        <w:t xml:space="preserve">fig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px</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choropleth(df,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locations</w:t>
      </w:r>
      <w:r>
        <w:rPr>
          <w:rFonts w:ascii="Consolas" w:hAnsi="Consolas" w:cs="Courier New"/>
          <w:color w:val="055BE0"/>
          <w:sz w:val="20"/>
          <w:szCs w:val="20"/>
          <w:lang w:val="en-US" w:eastAsia="en-US" w:bidi="ar-SA"/>
        </w:rPr>
        <w:t>=</w:t>
      </w:r>
      <w:bookmarkStart w:id="15" w:name="kln-23"/>
      <w:bookmarkEnd w:id="15"/>
      <w:r>
        <w:rPr>
          <w:rFonts w:ascii="Consolas" w:hAnsi="Consolas" w:cs="Courier New"/>
          <w:sz w:val="20"/>
          <w:szCs w:val="20"/>
          <w:lang w:val="en-US" w:eastAsia="en-US" w:bidi="ar-SA"/>
        </w:rPr>
        <w:t>location_names,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locationmode </w:t>
      </w:r>
      <w:r>
        <w:rPr>
          <w:rFonts w:ascii="Consolas" w:hAnsi="Consolas" w:cs="Courier New"/>
          <w:color w:val="055BE0"/>
          <w:sz w:val="20"/>
          <w:szCs w:val="20"/>
          <w:lang w:val="en-US" w:eastAsia="en-US" w:bidi="ar-SA"/>
        </w:rPr>
        <w:t>=</w:t>
      </w:r>
      <w:bookmarkStart w:id="16" w:name="kln-24"/>
      <w:bookmarkEnd w:id="16"/>
      <w:r>
        <w:rPr>
          <w:rFonts w:ascii="Consolas" w:hAnsi="Consolas" w:cs="Courier New"/>
          <w:sz w:val="20"/>
          <w:szCs w:val="20"/>
          <w:lang w:val="en-US" w:eastAsia="en-US" w:bidi="ar-SA"/>
        </w:rPr>
        <w:t>location_mode,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color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bookmarkStart w:id="17" w:name="kln-25"/>
      <w:bookmarkEnd w:id="17"/>
      <w:r>
        <w:rPr>
          <w:rFonts w:ascii="Consolas" w:hAnsi="Consolas" w:cs="Courier New"/>
          <w:sz w:val="20"/>
          <w:szCs w:val="20"/>
          <w:lang w:val="en-US" w:eastAsia="en-US" w:bidi="ar-SA"/>
        </w:rPr>
        <w:t>data_col,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scope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bookmarkStart w:id="18" w:name="kln-26"/>
      <w:bookmarkEnd w:id="18"/>
      <w:r>
        <w:rPr>
          <w:rFonts w:ascii="Consolas" w:hAnsi="Consolas" w:cs="Courier New"/>
          <w:sz w:val="20"/>
          <w:szCs w:val="20"/>
          <w:lang w:val="en-US" w:eastAsia="en-US" w:bidi="ar-SA"/>
        </w:rPr>
        <w:t>scope,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hover_name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bookmarkStart w:id="19" w:name="kln-27"/>
      <w:bookmarkEnd w:id="19"/>
      <w:r>
        <w:rPr>
          <w:rFonts w:ascii="Consolas" w:hAnsi="Consolas" w:cs="Courier New"/>
          <w:sz w:val="20"/>
          <w:szCs w:val="20"/>
          <w:lang w:val="en-US" w:eastAsia="en-US" w:bidi="ar-SA"/>
        </w:rPr>
        <w:t>hover_name,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hover_data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bookmarkStart w:id="20" w:name="kln-28"/>
      <w:bookmarkEnd w:id="20"/>
      <w:r>
        <w:rPr>
          <w:rFonts w:ascii="Consolas" w:hAnsi="Consolas" w:cs="Courier New"/>
          <w:sz w:val="20"/>
          <w:szCs w:val="20"/>
          <w:lang w:val="en-US" w:eastAsia="en-US" w:bidi="ar-SA"/>
        </w:rPr>
        <w:t>data_col,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title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bookmarkStart w:id="21" w:name="kln-29"/>
      <w:bookmarkEnd w:id="21"/>
      <w:r>
        <w:rPr>
          <w:rFonts w:ascii="Consolas" w:hAnsi="Consolas" w:cs="Courier New"/>
          <w:sz w:val="20"/>
          <w:szCs w:val="20"/>
          <w:lang w:val="en-US" w:eastAsia="en-US" w:bidi="ar-SA"/>
        </w:rPr>
        <w:t>title,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color_continuous_scale </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 xml:space="preserve"> </w:t>
      </w:r>
      <w:bookmarkStart w:id="22" w:name="kln-30"/>
      <w:bookmarkEnd w:id="22"/>
      <w:r>
        <w:rPr>
          <w:rFonts w:ascii="Consolas" w:hAnsi="Consolas" w:cs="Courier New"/>
          <w:sz w:val="20"/>
          <w:szCs w:val="20"/>
          <w:lang w:val="en-US" w:eastAsia="en-US" w:bidi="ar-SA"/>
        </w:rPr>
        <w:t>palette)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w:t>
      </w:r>
      <w:bookmarkStart w:id="23" w:name="kln-31"/>
      <w:bookmarkEnd w:id="23"/>
      <w:r>
        <w:rPr>
          <w:rFonts w:ascii="Consolas" w:hAnsi="Consolas" w:cs="Courier New"/>
          <w:sz w:val="20"/>
          <w:szCs w:val="20"/>
          <w:lang w:val="en-US" w:eastAsia="en-US" w:bidi="ar-SA"/>
        </w:rPr>
        <w:t>fig</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update_layout(margin</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w:t>
      </w:r>
      <w:r>
        <w:rPr>
          <w:rFonts w:ascii="Consolas" w:hAnsi="Consolas" w:cs="Courier New"/>
          <w:color w:val="BA2121"/>
          <w:sz w:val="20"/>
          <w:szCs w:val="20"/>
          <w:lang w:val="en-US" w:eastAsia="en-US" w:bidi="ar-SA"/>
        </w:rPr>
        <w:t>"r"</w:t>
      </w:r>
      <w:r>
        <w:rPr>
          <w:rFonts w:ascii="Consolas" w:hAnsi="Consolas" w:cs="Courier New"/>
          <w:sz w:val="20"/>
          <w:szCs w:val="20"/>
          <w:lang w:val="en-US" w:eastAsia="en-US" w:bidi="ar-SA"/>
        </w:rPr>
        <w:t>:</w:t>
      </w:r>
      <w:r>
        <w:rPr>
          <w:rFonts w:ascii="Consolas" w:hAnsi="Consolas" w:cs="Courier New"/>
          <w:color w:val="666666"/>
          <w:sz w:val="20"/>
          <w:szCs w:val="20"/>
          <w:lang w:val="en-US" w:eastAsia="en-US" w:bidi="ar-SA"/>
        </w:rPr>
        <w:t>0</w:t>
      </w:r>
      <w:r>
        <w:rPr>
          <w:rFonts w:ascii="Consolas" w:hAnsi="Consolas" w:cs="Courier New"/>
          <w:sz w:val="20"/>
          <w:szCs w:val="20"/>
          <w:lang w:val="en-US" w:eastAsia="en-US" w:bidi="ar-SA"/>
        </w:rPr>
        <w:t>,</w:t>
      </w:r>
      <w:r>
        <w:rPr>
          <w:rFonts w:ascii="Consolas" w:hAnsi="Consolas" w:cs="Courier New"/>
          <w:color w:val="BA2121"/>
          <w:sz w:val="20"/>
          <w:szCs w:val="20"/>
          <w:lang w:val="en-US" w:eastAsia="en-US" w:bidi="ar-SA"/>
        </w:rPr>
        <w:t>"l"</w:t>
      </w:r>
      <w:r>
        <w:rPr>
          <w:rFonts w:ascii="Consolas" w:hAnsi="Consolas" w:cs="Courier New"/>
          <w:sz w:val="20"/>
          <w:szCs w:val="20"/>
          <w:lang w:val="en-US" w:eastAsia="en-US" w:bidi="ar-SA"/>
        </w:rPr>
        <w:t>:</w:t>
      </w:r>
      <w:r>
        <w:rPr>
          <w:rFonts w:ascii="Consolas" w:hAnsi="Consolas" w:cs="Courier New"/>
          <w:color w:val="666666"/>
          <w:sz w:val="20"/>
          <w:szCs w:val="20"/>
          <w:lang w:val="en-US" w:eastAsia="en-US" w:bidi="ar-SA"/>
        </w:rPr>
        <w:t>0</w:t>
      </w:r>
      <w:r>
        <w:rPr>
          <w:rFonts w:ascii="Consolas" w:hAnsi="Consolas" w:cs="Courier New"/>
          <w:sz w:val="20"/>
          <w:szCs w:val="20"/>
          <w:lang w:val="en-US" w:eastAsia="en-US" w:bidi="ar-SA"/>
        </w:rPr>
        <w:t>,</w:t>
      </w:r>
      <w:r>
        <w:rPr>
          <w:rFonts w:ascii="Consolas" w:hAnsi="Consolas" w:cs="Courier New"/>
          <w:color w:val="BA2121"/>
          <w:sz w:val="20"/>
          <w:szCs w:val="20"/>
          <w:lang w:val="en-US" w:eastAsia="en-US" w:bidi="ar-SA"/>
        </w:rPr>
        <w:t>"b"</w:t>
      </w:r>
      <w:r>
        <w:rPr>
          <w:rFonts w:ascii="Consolas" w:hAnsi="Consolas" w:cs="Courier New"/>
          <w:sz w:val="20"/>
          <w:szCs w:val="20"/>
          <w:lang w:val="en-US" w:eastAsia="en-US" w:bidi="ar-SA"/>
        </w:rPr>
        <w:t>:</w:t>
      </w:r>
      <w:r>
        <w:rPr>
          <w:rFonts w:ascii="Consolas" w:hAnsi="Consolas" w:cs="Courier New"/>
          <w:color w:val="666666"/>
          <w:sz w:val="20"/>
          <w:szCs w:val="20"/>
          <w:lang w:val="en-US" w:eastAsia="en-US" w:bidi="ar-SA"/>
        </w:rPr>
        <w:t>0</w:t>
      </w:r>
      <w:r>
        <w:rPr>
          <w:rFonts w:ascii="Consolas" w:hAnsi="Consolas" w:cs="Courier New"/>
          <w:sz w:val="20"/>
          <w:szCs w:val="20"/>
          <w:lang w:val="en-US" w:eastAsia="en-US" w:bidi="ar-S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w:t>
      </w:r>
      <w:bookmarkStart w:id="24" w:name="kln-32"/>
      <w:bookmarkEnd w:id="24"/>
      <w:r>
        <w:rPr>
          <w:rFonts w:ascii="Consolas" w:hAnsi="Consolas" w:cs="Courier New"/>
          <w:sz w:val="20"/>
          <w:szCs w:val="20"/>
          <w:lang w:val="en-US" w:eastAsia="en-US" w:bidi="ar-SA"/>
        </w:rPr>
        <w:t>fig</w:t>
      </w:r>
      <w:r>
        <w:rPr>
          <w:rFonts w:ascii="Consolas" w:hAnsi="Consolas" w:cs="Courier New"/>
          <w:color w:val="055BE0"/>
          <w:sz w:val="20"/>
          <w:szCs w:val="20"/>
          <w:lang w:val="en-US" w:eastAsia="en-US" w:bidi="ar-SA"/>
        </w:rPr>
        <w:t>.</w:t>
      </w:r>
      <w:r>
        <w:rPr>
          <w:rFonts w:ascii="Consolas" w:hAnsi="Consolas" w:cs="Courier New"/>
          <w:sz w:val="20"/>
          <w:szCs w:val="20"/>
          <w:lang w:val="en-US" w:eastAsia="en-US" w:bidi="ar-SA"/>
        </w:rPr>
        <w:t>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r>
        <w:rPr>
          <w:rFonts w:ascii="Consolas" w:hAnsi="Consolas" w:cs="Courier New"/>
          <w:sz w:val="20"/>
          <w:szCs w:val="20"/>
          <w:lang w:val="en-US" w:eastAsia="en-US" w:bidi="ar-SA"/>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bookmarkStart w:id="25" w:name="kln-34"/>
      <w:bookmarkEnd w:id="25"/>
      <w:r>
        <w:rPr>
          <w:rFonts w:ascii="Consolas" w:hAnsi="Consolas" w:cs="Courier New"/>
          <w:sz w:val="20"/>
          <w:szCs w:val="20"/>
          <w:lang w:val="en-US" w:eastAsia="en-US" w:bidi="ar-SA"/>
        </w:rPr>
        <w:t>plot_map(country_wise,location_names</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'Country/Region'</w:t>
      </w:r>
      <w:r>
        <w:rPr>
          <w:rFonts w:ascii="Consolas" w:hAnsi="Consolas" w:cs="Courier New"/>
          <w:sz w:val="20"/>
          <w:szCs w:val="20"/>
          <w:lang w:val="en-US" w:eastAsia="en-US" w:bidi="ar-SA"/>
        </w:rPr>
        <w:t>,location_mode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 names'</w:t>
      </w:r>
      <w:r>
        <w:rPr>
          <w:rFonts w:ascii="Consolas" w:hAnsi="Consolas" w:cs="Courier New"/>
          <w:sz w:val="20"/>
          <w:szCs w:val="20"/>
          <w:lang w:val="en-US" w:eastAsia="en-US" w:bidi="ar-SA"/>
        </w:rPr>
        <w:t>,data_col</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'Confirmed'</w:t>
      </w:r>
      <w:r>
        <w:rPr>
          <w:rFonts w:ascii="Consolas" w:hAnsi="Consolas" w:cs="Courier New"/>
          <w:sz w:val="20"/>
          <w:szCs w:val="20"/>
          <w:lang w:val="en-US" w:eastAsia="en-US" w:bidi="ar-SA"/>
        </w:rPr>
        <w:t>,scope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'world'</w:t>
      </w:r>
      <w:r>
        <w:rPr>
          <w:rFonts w:ascii="Consolas" w:hAnsi="Consolas" w:cs="Courier New"/>
          <w:sz w:val="20"/>
          <w:szCs w:val="20"/>
          <w:lang w:val="en-US" w:eastAsia="en-US" w:bidi="ar-SA"/>
        </w:rPr>
        <w:t>,palette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'Peach'</w:t>
      </w:r>
      <w:r>
        <w:rPr>
          <w:rFonts w:ascii="Consolas" w:hAnsi="Consolas" w:cs="Courier New"/>
          <w:sz w:val="20"/>
          <w:szCs w:val="20"/>
          <w:lang w:val="en-US" w:eastAsia="en-US" w:bidi="ar-SA"/>
        </w:rPr>
        <w:t>,title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'Confirmed cases in world'</w:t>
      </w:r>
      <w:r>
        <w:rPr>
          <w:rFonts w:ascii="Consolas" w:hAnsi="Consolas" w:cs="Courier New"/>
          <w:sz w:val="20"/>
          <w:szCs w:val="20"/>
          <w:lang w:val="en-US" w:eastAsia="en-US" w:bidi="ar-S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bookmarkStart w:id="26" w:name="kln-35"/>
      <w:bookmarkEnd w:id="26"/>
      <w:r>
        <w:rPr>
          <w:rFonts w:ascii="Consolas" w:hAnsi="Consolas" w:cs="Courier New"/>
          <w:sz w:val="20"/>
          <w:szCs w:val="20"/>
          <w:lang w:val="en-US" w:eastAsia="en-US" w:bidi="ar-SA"/>
        </w:rPr>
        <w:t>plot_map(country_wise,location_names</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'Country/Region'</w:t>
      </w:r>
      <w:r>
        <w:rPr>
          <w:rFonts w:ascii="Consolas" w:hAnsi="Consolas" w:cs="Courier New"/>
          <w:sz w:val="20"/>
          <w:szCs w:val="20"/>
          <w:lang w:val="en-US" w:eastAsia="en-US" w:bidi="ar-SA"/>
        </w:rPr>
        <w:t>,location_mode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 names'</w:t>
      </w:r>
      <w:r>
        <w:rPr>
          <w:rFonts w:ascii="Consolas" w:hAnsi="Consolas" w:cs="Courier New"/>
          <w:sz w:val="20"/>
          <w:szCs w:val="20"/>
          <w:lang w:val="en-US" w:eastAsia="en-US" w:bidi="ar-SA"/>
        </w:rPr>
        <w:t>,data_col</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'Deaths'</w:t>
      </w:r>
      <w:r>
        <w:rPr>
          <w:rFonts w:ascii="Consolas" w:hAnsi="Consolas" w:cs="Courier New"/>
          <w:sz w:val="20"/>
          <w:szCs w:val="20"/>
          <w:lang w:val="en-US" w:eastAsia="en-US" w:bidi="ar-SA"/>
        </w:rPr>
        <w:t>,scope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'world'</w:t>
      </w:r>
      <w:r>
        <w:rPr>
          <w:rFonts w:ascii="Consolas" w:hAnsi="Consolas" w:cs="Courier New"/>
          <w:sz w:val="20"/>
          <w:szCs w:val="20"/>
          <w:lang w:val="en-US" w:eastAsia="en-US" w:bidi="ar-SA"/>
        </w:rPr>
        <w:t>,palette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'amp'</w:t>
      </w:r>
      <w:r>
        <w:rPr>
          <w:rFonts w:ascii="Consolas" w:hAnsi="Consolas" w:cs="Courier New"/>
          <w:sz w:val="20"/>
          <w:szCs w:val="20"/>
          <w:lang w:val="en-US" w:eastAsia="en-US" w:bidi="ar-SA"/>
        </w:rPr>
        <w:t>, title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'Death cases in world'</w:t>
      </w:r>
      <w:r>
        <w:rPr>
          <w:rFonts w:ascii="Consolas" w:hAnsi="Consolas" w:cs="Courier New"/>
          <w:sz w:val="20"/>
          <w:szCs w:val="20"/>
          <w:lang w:val="en-US" w:eastAsia="en-US" w:bidi="ar-S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bookmarkStart w:id="27" w:name="kln-36"/>
      <w:bookmarkEnd w:id="27"/>
      <w:r>
        <w:rPr>
          <w:rFonts w:ascii="Consolas" w:hAnsi="Consolas" w:cs="Courier New"/>
          <w:sz w:val="20"/>
          <w:szCs w:val="20"/>
          <w:lang w:val="en-US" w:eastAsia="en-US" w:bidi="ar-SA"/>
        </w:rPr>
        <w:t>plot_map(country_wise,location_names</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'Country/Region'</w:t>
      </w:r>
      <w:r>
        <w:rPr>
          <w:rFonts w:ascii="Consolas" w:hAnsi="Consolas" w:cs="Courier New"/>
          <w:sz w:val="20"/>
          <w:szCs w:val="20"/>
          <w:lang w:val="en-US" w:eastAsia="en-US" w:bidi="ar-SA"/>
        </w:rPr>
        <w:t>,location_mode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 names'</w:t>
      </w:r>
      <w:r>
        <w:rPr>
          <w:rFonts w:ascii="Consolas" w:hAnsi="Consolas" w:cs="Courier New"/>
          <w:sz w:val="20"/>
          <w:szCs w:val="20"/>
          <w:lang w:val="en-US" w:eastAsia="en-US" w:bidi="ar-SA"/>
        </w:rPr>
        <w:t>,data_col</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'Recovered'</w:t>
      </w:r>
      <w:r>
        <w:rPr>
          <w:rFonts w:ascii="Consolas" w:hAnsi="Consolas" w:cs="Courier New"/>
          <w:sz w:val="20"/>
          <w:szCs w:val="20"/>
          <w:lang w:val="en-US" w:eastAsia="en-US" w:bidi="ar-SA"/>
        </w:rPr>
        <w:t>,scope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'world'</w:t>
      </w:r>
      <w:r>
        <w:rPr>
          <w:rFonts w:ascii="Consolas" w:hAnsi="Consolas" w:cs="Courier New"/>
          <w:sz w:val="20"/>
          <w:szCs w:val="20"/>
          <w:lang w:val="en-US" w:eastAsia="en-US" w:bidi="ar-SA"/>
        </w:rPr>
        <w:t>,palette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'Greens'</w:t>
      </w:r>
      <w:r>
        <w:rPr>
          <w:rFonts w:ascii="Consolas" w:hAnsi="Consolas" w:cs="Courier New"/>
          <w:sz w:val="20"/>
          <w:szCs w:val="20"/>
          <w:lang w:val="en-US" w:eastAsia="en-US" w:bidi="ar-SA"/>
        </w:rPr>
        <w:t>,title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'Recovered cases in world'</w:t>
      </w:r>
      <w:r>
        <w:rPr>
          <w:rFonts w:ascii="Consolas" w:hAnsi="Consolas" w:cs="Courier New"/>
          <w:sz w:val="20"/>
          <w:szCs w:val="20"/>
          <w:lang w:val="en-US" w:eastAsia="en-US" w:bidi="ar-SA"/>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urier New"/>
          <w:sz w:val="20"/>
          <w:szCs w:val="20"/>
          <w:lang w:val="en-US" w:eastAsia="en-US" w:bidi="ar-SA"/>
        </w:rPr>
      </w:pPr>
      <w:bookmarkStart w:id="28" w:name="kln-37"/>
      <w:bookmarkEnd w:id="28"/>
      <w:r>
        <w:rPr>
          <w:rFonts w:ascii="Consolas" w:hAnsi="Consolas" w:cs="Courier New"/>
          <w:sz w:val="20"/>
          <w:szCs w:val="20"/>
          <w:lang w:val="en-US" w:eastAsia="en-US" w:bidi="ar-SA"/>
        </w:rPr>
        <w:t>plot_map(country_wise,location_names</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'Country/Region'</w:t>
      </w:r>
      <w:r>
        <w:rPr>
          <w:rFonts w:ascii="Consolas" w:hAnsi="Consolas" w:cs="Courier New"/>
          <w:sz w:val="20"/>
          <w:szCs w:val="20"/>
          <w:lang w:val="en-US" w:eastAsia="en-US" w:bidi="ar-SA"/>
        </w:rPr>
        <w:t>,location_mode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'country names'</w:t>
      </w:r>
      <w:r>
        <w:rPr>
          <w:rFonts w:ascii="Consolas" w:hAnsi="Consolas" w:cs="Courier New"/>
          <w:sz w:val="20"/>
          <w:szCs w:val="20"/>
          <w:lang w:val="en-US" w:eastAsia="en-US" w:bidi="ar-SA"/>
        </w:rPr>
        <w:t>,data_col</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'Active'</w:t>
      </w:r>
      <w:r>
        <w:rPr>
          <w:rFonts w:ascii="Consolas" w:hAnsi="Consolas" w:cs="Courier New"/>
          <w:sz w:val="20"/>
          <w:szCs w:val="20"/>
          <w:lang w:val="en-US" w:eastAsia="en-US" w:bidi="ar-SA"/>
        </w:rPr>
        <w:t>,scope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'world'</w:t>
      </w:r>
      <w:r>
        <w:rPr>
          <w:rFonts w:ascii="Consolas" w:hAnsi="Consolas" w:cs="Courier New"/>
          <w:sz w:val="20"/>
          <w:szCs w:val="20"/>
          <w:lang w:val="en-US" w:eastAsia="en-US" w:bidi="ar-SA"/>
        </w:rPr>
        <w:t>,palette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'Oranges'</w:t>
      </w:r>
      <w:r>
        <w:rPr>
          <w:rFonts w:ascii="Consolas" w:hAnsi="Consolas" w:cs="Courier New"/>
          <w:sz w:val="20"/>
          <w:szCs w:val="20"/>
          <w:lang w:val="en-US" w:eastAsia="en-US" w:bidi="ar-SA"/>
        </w:rPr>
        <w:t>,title</w:t>
      </w:r>
      <w:r>
        <w:rPr>
          <w:rFonts w:ascii="Consolas" w:hAnsi="Consolas" w:cs="Courier New"/>
          <w:color w:val="055BE0"/>
          <w:sz w:val="20"/>
          <w:szCs w:val="20"/>
          <w:lang w:val="en-US" w:eastAsia="en-US" w:bidi="ar-SA"/>
        </w:rPr>
        <w:t>=</w:t>
      </w:r>
      <w:r>
        <w:rPr>
          <w:rFonts w:ascii="Consolas" w:hAnsi="Consolas" w:cs="Courier New"/>
          <w:color w:val="BB2323"/>
          <w:sz w:val="20"/>
          <w:szCs w:val="20"/>
          <w:lang w:val="en-US" w:eastAsia="en-US" w:bidi="ar-SA"/>
        </w:rPr>
        <w:t>'Active cases in world'</w:t>
      </w:r>
      <w:r>
        <w:rPr>
          <w:rFonts w:ascii="Consolas" w:hAnsi="Consolas" w:cs="Courier New"/>
          <w:sz w:val="20"/>
          <w:szCs w:val="20"/>
          <w:lang w:val="en-US" w:eastAsia="en-US" w:bidi="ar-SA"/>
        </w:rPr>
        <w:t>)</w:t>
      </w:r>
    </w:p>
    <w:p>
      <w:pPr>
        <w:spacing w:after="200" w:line="276" w:lineRule="auto"/>
        <w:rPr>
          <w:rFonts w:ascii="Verdana" w:hAnsi="Verdana" w:eastAsia="Calibri" w:cs="Arial"/>
          <w:sz w:val="26"/>
          <w:szCs w:val="26"/>
          <w:lang w:val="en-US" w:eastAsia="en-US" w:bidi="ar-SA"/>
        </w:rPr>
      </w:pPr>
      <w:r>
        <w:rPr>
          <w:rFonts w:ascii="Verdana" w:hAnsi="Verdana" w:cs="Arial" w:eastAsiaTheme="minorHAnsi"/>
          <w:sz w:val="26"/>
          <w:szCs w:val="26"/>
          <w:lang w:val="en-US" w:eastAsia="en-US" w:bidi="ar-SA"/>
        </w:rPr>
        <w:t>00.5M1M1.5M2M2.5M3M3.5M4MConfirmedConfirmed cases in world</w:t>
      </w:r>
    </w:p>
    <w:p>
      <w:pPr>
        <w:spacing w:after="200" w:line="276" w:lineRule="auto"/>
        <w:rPr>
          <w:rFonts w:ascii="Verdana" w:hAnsi="Verdana" w:eastAsia="Calibri" w:cs="Arial"/>
          <w:sz w:val="26"/>
          <w:szCs w:val="26"/>
          <w:lang w:val="en-US" w:eastAsia="en-US" w:bidi="ar-SA"/>
        </w:rPr>
      </w:pPr>
      <w:r>
        <w:rPr>
          <w:rFonts w:ascii="Verdana" w:hAnsi="Verdana" w:cs="Arial" w:eastAsiaTheme="minorHAnsi"/>
          <w:sz w:val="26"/>
          <w:szCs w:val="26"/>
          <w:lang w:val="en-US" w:eastAsia="en-US" w:bidi="ar-SA"/>
        </w:rPr>
        <w:t>020k40k60k80k100k120k140kDeathsDeath cases in world</w:t>
      </w:r>
    </w:p>
    <w:p>
      <w:pPr>
        <w:spacing w:after="200" w:line="276" w:lineRule="auto"/>
        <w:rPr>
          <w:rFonts w:ascii="Verdana" w:hAnsi="Verdana" w:eastAsia="Calibri" w:cs="Arial"/>
          <w:sz w:val="26"/>
          <w:szCs w:val="26"/>
          <w:lang w:val="en-US" w:eastAsia="en-US" w:bidi="ar-SA"/>
        </w:rPr>
      </w:pPr>
      <w:r>
        <w:rPr>
          <w:rFonts w:ascii="Verdana" w:hAnsi="Verdana" w:cs="Arial" w:eastAsiaTheme="minorHAnsi"/>
          <w:sz w:val="26"/>
          <w:szCs w:val="26"/>
          <w:lang w:val="en-US" w:eastAsia="en-US" w:bidi="ar-SA"/>
        </w:rPr>
        <w:t>00.2M0.4M0.6M0.8M1M1.2M1.4M1.6M1.8MRecoveredRecovered cases in world</w:t>
      </w:r>
    </w:p>
    <w:p>
      <w:pPr>
        <w:spacing w:after="200" w:line="276" w:lineRule="auto"/>
        <w:rPr>
          <w:rFonts w:ascii="Verdana" w:hAnsi="Verdana" w:eastAsia="Calibri" w:cs="Arial"/>
          <w:sz w:val="26"/>
          <w:szCs w:val="26"/>
          <w:lang w:val="en-US" w:eastAsia="en-US" w:bidi="ar-SA"/>
        </w:rPr>
      </w:pPr>
      <w:r>
        <w:rPr>
          <w:rFonts w:ascii="Verdana" w:hAnsi="Verdana" w:cs="Arial" w:eastAsiaTheme="minorHAnsi"/>
          <w:sz w:val="26"/>
          <w:szCs w:val="26"/>
          <w:lang w:val="en-US" w:eastAsia="en-US" w:bidi="ar-SA"/>
        </w:rPr>
        <w:t>00.5M1M1.5M2M2.5MActiveActive cases in world</w:t>
      </w:r>
    </w:p>
    <w:p>
      <w:pPr>
        <w:spacing w:after="150" w:line="240" w:lineRule="auto"/>
        <w:outlineLvl w:val="0"/>
        <w:rPr>
          <w:rFonts w:ascii="Consolas" w:hAnsi="Consolas" w:eastAsia="Calibri"/>
          <w:sz w:val="26"/>
          <w:szCs w:val="26"/>
          <w:lang w:val="en-US" w:eastAsia="en-US" w:bidi="ar-SA"/>
        </w:rPr>
      </w:pPr>
    </w:p>
    <w:p>
      <w:pPr>
        <w:keepNext/>
        <w:keepLines/>
        <w:shd w:val="clear" w:color="auto" w:fill="FFFFFF"/>
        <w:spacing w:before="0" w:after="150" w:line="276" w:lineRule="auto"/>
        <w:outlineLvl w:val="1"/>
        <w:rPr>
          <w:rFonts w:ascii="Arial" w:hAnsi="Arial" w:cs="Arial"/>
          <w:color w:val="000000"/>
          <w:sz w:val="37"/>
          <w:szCs w:val="37"/>
          <w:lang w:val="en-US" w:eastAsia="en-US" w:bidi="ar-SA"/>
        </w:rPr>
      </w:pPr>
    </w:p>
    <w:p>
      <w:pPr>
        <w:keepNext/>
        <w:keepLines/>
        <w:shd w:val="clear" w:color="auto" w:fill="FFFFFF"/>
        <w:spacing w:before="0" w:after="150" w:line="276" w:lineRule="auto"/>
        <w:outlineLvl w:val="1"/>
        <w:rPr>
          <w:rFonts w:ascii="Arial" w:hAnsi="Arial" w:cs="Arial"/>
          <w:color w:val="000000"/>
          <w:sz w:val="37"/>
          <w:szCs w:val="37"/>
          <w:lang w:val="en-US" w:eastAsia="en-US" w:bidi="ar-SA"/>
        </w:rPr>
      </w:pPr>
    </w:p>
    <w:p>
      <w:pPr>
        <w:spacing w:after="200" w:line="276" w:lineRule="auto"/>
        <w:rPr>
          <w:rFonts w:ascii="Calibri" w:hAnsi="Calibri" w:eastAsia="Calibri"/>
          <w:b/>
          <w:sz w:val="52"/>
          <w:szCs w:val="52"/>
          <w:lang w:val="en-US" w:eastAsia="en-US" w:bidi="ar-SA"/>
        </w:rPr>
        <w:sectPr>
          <w:pgSz w:w="12240" w:h="15840"/>
          <w:pgMar w:top="1440" w:right="1440" w:bottom="1440" w:left="1440" w:header="708" w:footer="708" w:gutter="0"/>
          <w:cols w:space="708" w:num="1"/>
          <w:docGrid w:linePitch="360" w:charSpace="0"/>
        </w:sectPr>
      </w:pPr>
    </w:p>
    <w:p>
      <w:pPr>
        <w:widowControl w:val="0"/>
        <w:autoSpaceDE w:val="0"/>
        <w:autoSpaceDN w:val="0"/>
        <w:rPr>
          <w:rFonts w:hAnsi="Verdana" w:eastAsia="Verdana" w:cs="Verdana"/>
          <w:sz w:val="20"/>
          <w:szCs w:val="49"/>
          <w:lang w:val="en-US" w:eastAsia="en-US" w:bidi="ar-SA"/>
        </w:rPr>
      </w:pPr>
      <w:r>
        <mc:AlternateContent>
          <mc:Choice Requires="wps">
            <w:drawing>
              <wp:anchor distT="0" distB="0" distL="114300" distR="114300" simplePos="0" relativeHeight="251665408" behindDoc="1" locked="0" layoutInCell="1" allowOverlap="1">
                <wp:simplePos x="0" y="0"/>
                <wp:positionH relativeFrom="page">
                  <wp:posOffset>7800340</wp:posOffset>
                </wp:positionH>
                <wp:positionV relativeFrom="page">
                  <wp:posOffset>0</wp:posOffset>
                </wp:positionV>
                <wp:extent cx="10487660" cy="10287000"/>
                <wp:effectExtent l="0" t="0" r="0" b="0"/>
                <wp:wrapNone/>
                <wp:docPr id="14" name="Rectangles 1"/>
                <wp:cNvGraphicFramePr/>
                <a:graphic xmlns:a="http://schemas.openxmlformats.org/drawingml/2006/main">
                  <a:graphicData uri="http://schemas.microsoft.com/office/word/2010/wordprocessingShape">
                    <wps:wsp>
                      <wps:cNvSpPr/>
                      <wps:spPr>
                        <a:xfrm>
                          <a:off x="0" y="0"/>
                          <a:ext cx="10487660" cy="10287000"/>
                        </a:xfrm>
                        <a:prstGeom prst="rect">
                          <a:avLst/>
                        </a:prstGeom>
                        <a:solidFill>
                          <a:srgbClr val="000000"/>
                        </a:solidFill>
                        <a:ln>
                          <a:noFill/>
                        </a:ln>
                      </wps:spPr>
                      <wps:bodyPr upright="1"/>
                    </wps:wsp>
                  </a:graphicData>
                </a:graphic>
              </wp:anchor>
            </w:drawing>
          </mc:Choice>
          <mc:Fallback>
            <w:pict>
              <v:rect id="Rectangles 1" o:spid="_x0000_s1026" o:spt="1" style="position:absolute;left:0pt;margin-left:614.2pt;margin-top:0pt;height:810pt;width:825.8pt;mso-position-horizontal-relative:page;mso-position-vertical-relative:page;z-index:-251651072;mso-width-relative:page;mso-height-relative:page;" fillcolor="#000000" filled="t" stroked="f" coordsize="21600,21600" o:gfxdata="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yCsiEdUAAAALAQAA&#10;DwAAAAAAAAABACAAAAAiAAAAZHJzL2Rvd25yZXYueG1sUEsBAhQAFAAAAAgAh07iQER3FFuqAQAA&#10;ZwMAAA4AAAAAAAAAAQAgAAAAJAEAAGRycy9lMm9Eb2MueG1sUEsFBgAAAAAGAAYAWQEAAEAFAAAA&#10;AA==&#10;">
                <v:fill on="t" focussize="0,0"/>
                <v:stroke on="f"/>
                <v:imagedata o:title=""/>
                <o:lock v:ext="edit" aspectratio="f"/>
              </v:rect>
            </w:pict>
          </mc:Fallback>
        </mc:AlternateContent>
      </w:r>
    </w:p>
    <w:p>
      <w:pPr>
        <w:widowControl w:val="0"/>
        <w:autoSpaceDE w:val="0"/>
        <w:autoSpaceDN w:val="0"/>
        <w:rPr>
          <w:rFonts w:hAnsi="Verdana" w:eastAsia="Verdana" w:cs="Verdana"/>
          <w:sz w:val="20"/>
          <w:szCs w:val="49"/>
          <w:lang w:val="en-US" w:eastAsia="en-US" w:bidi="ar-SA"/>
        </w:rPr>
      </w:pPr>
    </w:p>
    <w:p>
      <w:pPr>
        <w:widowControl w:val="0"/>
        <w:autoSpaceDE w:val="0"/>
        <w:autoSpaceDN w:val="0"/>
        <w:rPr>
          <w:rFonts w:hAnsi="Verdana" w:eastAsia="Verdana" w:cs="Verdana"/>
          <w:sz w:val="20"/>
          <w:szCs w:val="49"/>
          <w:lang w:val="en-US" w:eastAsia="en-US" w:bidi="ar-SA"/>
        </w:rPr>
      </w:pPr>
    </w:p>
    <w:p>
      <w:pPr>
        <w:widowControl w:val="0"/>
        <w:autoSpaceDE w:val="0"/>
        <w:autoSpaceDN w:val="0"/>
        <w:rPr>
          <w:rFonts w:hAnsi="Verdana" w:eastAsia="Verdana" w:cs="Verdana"/>
          <w:sz w:val="20"/>
          <w:szCs w:val="49"/>
          <w:lang w:val="en-US" w:eastAsia="en-US" w:bidi="ar-SA"/>
        </w:rPr>
      </w:pPr>
    </w:p>
    <w:p>
      <w:pPr>
        <w:widowControl w:val="0"/>
        <w:autoSpaceDE w:val="0"/>
        <w:autoSpaceDN w:val="0"/>
        <w:rPr>
          <w:rFonts w:hAnsi="Verdana" w:eastAsia="Verdana" w:cs="Verdana"/>
          <w:sz w:val="20"/>
          <w:szCs w:val="49"/>
          <w:lang w:val="en-US" w:eastAsia="en-US" w:bidi="ar-SA"/>
        </w:rPr>
      </w:pPr>
    </w:p>
    <w:p>
      <w:pPr>
        <w:widowControl w:val="0"/>
        <w:autoSpaceDE w:val="0"/>
        <w:autoSpaceDN w:val="0"/>
        <w:rPr>
          <w:rFonts w:hAnsi="Verdana" w:eastAsia="Verdana" w:cs="Verdana"/>
          <w:sz w:val="20"/>
          <w:szCs w:val="49"/>
          <w:lang w:val="en-US" w:eastAsia="en-US" w:bidi="ar-SA"/>
        </w:rPr>
      </w:pPr>
    </w:p>
    <w:p>
      <w:pPr>
        <w:widowControl w:val="0"/>
        <w:autoSpaceDE w:val="0"/>
        <w:autoSpaceDN w:val="0"/>
        <w:rPr>
          <w:rFonts w:hAnsi="Verdana" w:eastAsia="Verdana" w:cs="Verdana"/>
          <w:sz w:val="20"/>
          <w:szCs w:val="49"/>
          <w:lang w:val="en-US" w:eastAsia="en-US" w:bidi="ar-SA"/>
        </w:rPr>
      </w:pPr>
    </w:p>
    <w:p>
      <w:pPr>
        <w:widowControl w:val="0"/>
        <w:autoSpaceDE w:val="0"/>
        <w:autoSpaceDN w:val="0"/>
        <w:rPr>
          <w:rFonts w:hAnsi="Verdana" w:eastAsia="Verdana" w:cs="Verdana"/>
          <w:sz w:val="20"/>
          <w:szCs w:val="49"/>
          <w:lang w:val="en-US" w:eastAsia="en-US" w:bidi="ar-SA"/>
        </w:rPr>
      </w:pPr>
    </w:p>
    <w:p>
      <w:pPr>
        <w:widowControl w:val="0"/>
        <w:autoSpaceDE w:val="0"/>
        <w:autoSpaceDN w:val="0"/>
        <w:spacing w:before="8"/>
        <w:rPr>
          <w:rFonts w:hAnsi="Verdana" w:eastAsia="Verdana" w:cs="Verdana"/>
          <w:sz w:val="25"/>
          <w:szCs w:val="49"/>
          <w:lang w:val="en-US" w:eastAsia="en-US" w:bidi="ar-SA"/>
        </w:rPr>
      </w:pPr>
    </w:p>
    <w:p>
      <w:pPr>
        <w:widowControl w:val="0"/>
        <w:autoSpaceDE w:val="0"/>
        <w:autoSpaceDN w:val="0"/>
        <w:spacing w:before="389" w:line="249" w:lineRule="auto"/>
        <w:ind w:left="11324" w:right="105"/>
        <w:jc w:val="center"/>
        <w:rPr>
          <w:rFonts w:hAnsi="Verdana" w:eastAsia="Verdana" w:cs="Verdana"/>
          <w:b/>
          <w:sz w:val="193"/>
          <w:szCs w:val="22"/>
          <w:lang w:val="en-US" w:eastAsia="en-US" w:bidi="ar-SA"/>
        </w:rPr>
      </w:pPr>
      <w:r>
        <w:drawing>
          <wp:anchor distT="0" distB="0" distL="0" distR="0" simplePos="0" relativeHeight="251659264" behindDoc="0" locked="0" layoutInCell="1" allowOverlap="1">
            <wp:simplePos x="0" y="0"/>
            <wp:positionH relativeFrom="page">
              <wp:posOffset>1334770</wp:posOffset>
            </wp:positionH>
            <wp:positionV relativeFrom="paragraph">
              <wp:posOffset>-225425</wp:posOffset>
            </wp:positionV>
            <wp:extent cx="5121910" cy="8001000"/>
            <wp:effectExtent l="0" t="0" r="0" b="0"/>
            <wp:wrapNone/>
            <wp:docPr id="3291271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7199" name="image1.jpeg"/>
                    <pic:cNvPicPr>
                      <a:picLocks noChangeAspect="1"/>
                    </pic:cNvPicPr>
                  </pic:nvPicPr>
                  <pic:blipFill>
                    <a:blip r:embed="rId13" cstate="print"/>
                    <a:stretch>
                      <a:fillRect/>
                    </a:stretch>
                  </pic:blipFill>
                  <pic:spPr>
                    <a:xfrm>
                      <a:off x="0" y="0"/>
                      <a:ext cx="5122068" cy="8000999"/>
                    </a:xfrm>
                    <a:prstGeom prst="rect">
                      <a:avLst/>
                    </a:prstGeom>
                  </pic:spPr>
                </pic:pic>
              </a:graphicData>
            </a:graphic>
          </wp:anchor>
        </w:drawing>
      </w:r>
      <w:r>
        <w:rPr>
          <w:rFonts w:hAnsi="Verdana" w:eastAsia="Verdana" w:cs="Verdana"/>
          <w:b/>
          <w:color w:val="FFFFFF"/>
          <w:w w:val="105"/>
          <w:sz w:val="193"/>
          <w:szCs w:val="22"/>
          <w:lang w:val="en-US" w:eastAsia="en-US" w:bidi="ar-SA"/>
        </w:rPr>
        <w:t>The</w:t>
      </w:r>
      <w:r>
        <w:rPr>
          <w:rFonts w:hAnsi="Verdana" w:eastAsia="Verdana" w:cs="Verdana"/>
          <w:b/>
          <w:color w:val="FFFFFF"/>
          <w:spacing w:val="259"/>
          <w:w w:val="105"/>
          <w:sz w:val="193"/>
          <w:szCs w:val="22"/>
          <w:lang w:val="en-US" w:eastAsia="en-US" w:bidi="ar-SA"/>
        </w:rPr>
        <w:t xml:space="preserve"> </w:t>
      </w:r>
      <w:r>
        <w:rPr>
          <w:rFonts w:hAnsi="Verdana" w:eastAsia="Verdana" w:cs="Verdana"/>
          <w:b/>
          <w:color w:val="FFFFFF"/>
          <w:w w:val="105"/>
          <w:sz w:val="193"/>
          <w:szCs w:val="22"/>
          <w:lang w:val="en-US" w:eastAsia="en-US" w:bidi="ar-SA"/>
        </w:rPr>
        <w:t>Vaccination</w:t>
      </w:r>
      <w:r>
        <w:rPr>
          <w:rFonts w:hAnsi="Verdana" w:eastAsia="Verdana" w:cs="Verdana"/>
          <w:b/>
          <w:color w:val="FFFFFF"/>
          <w:spacing w:val="-504"/>
          <w:w w:val="105"/>
          <w:sz w:val="193"/>
          <w:szCs w:val="22"/>
          <w:lang w:val="en-US" w:eastAsia="en-US" w:bidi="ar-SA"/>
        </w:rPr>
        <w:t xml:space="preserve"> </w:t>
      </w:r>
      <w:r>
        <w:rPr>
          <w:rFonts w:hAnsi="Verdana" w:eastAsia="Verdana" w:cs="Verdana"/>
          <w:b/>
          <w:color w:val="FFFFFF"/>
          <w:w w:val="110"/>
          <w:sz w:val="193"/>
          <w:szCs w:val="22"/>
          <w:lang w:val="en-US" w:eastAsia="en-US" w:bidi="ar-SA"/>
        </w:rPr>
        <w:t>Revelation:</w:t>
      </w:r>
      <w:r>
        <w:rPr>
          <w:rFonts w:hAnsi="Verdana" w:eastAsia="Verdana" w:cs="Verdana"/>
          <w:b/>
          <w:color w:val="FFFFFF"/>
          <w:spacing w:val="1"/>
          <w:w w:val="110"/>
          <w:sz w:val="193"/>
          <w:szCs w:val="22"/>
          <w:lang w:val="en-US" w:eastAsia="en-US" w:bidi="ar-SA"/>
        </w:rPr>
        <w:t xml:space="preserve"> </w:t>
      </w:r>
      <w:r>
        <w:rPr>
          <w:rFonts w:hAnsi="Verdana" w:eastAsia="Verdana" w:cs="Verdana"/>
          <w:b/>
          <w:color w:val="FFFFFF"/>
          <w:w w:val="110"/>
          <w:sz w:val="193"/>
          <w:szCs w:val="22"/>
          <w:lang w:val="en-US" w:eastAsia="en-US" w:bidi="ar-SA"/>
        </w:rPr>
        <w:t>Unveiling the</w:t>
      </w:r>
      <w:r>
        <w:rPr>
          <w:rFonts w:hAnsi="Verdana" w:eastAsia="Verdana" w:cs="Verdana"/>
          <w:b/>
          <w:color w:val="FFFFFF"/>
          <w:spacing w:val="1"/>
          <w:w w:val="110"/>
          <w:sz w:val="193"/>
          <w:szCs w:val="22"/>
          <w:lang w:val="en-US" w:eastAsia="en-US" w:bidi="ar-SA"/>
        </w:rPr>
        <w:t xml:space="preserve"> </w:t>
      </w:r>
      <w:r>
        <w:rPr>
          <w:rFonts w:hAnsi="Verdana" w:eastAsia="Verdana" w:cs="Verdana"/>
          <w:b/>
          <w:color w:val="FFFFFF"/>
          <w:w w:val="110"/>
          <w:sz w:val="193"/>
          <w:szCs w:val="22"/>
          <w:lang w:val="en-US" w:eastAsia="en-US" w:bidi="ar-SA"/>
        </w:rPr>
        <w:t>Potency of the</w:t>
      </w:r>
      <w:r>
        <w:rPr>
          <w:rFonts w:hAnsi="Verdana" w:eastAsia="Verdana" w:cs="Verdana"/>
          <w:b/>
          <w:color w:val="FFFFFF"/>
          <w:spacing w:val="1"/>
          <w:w w:val="110"/>
          <w:sz w:val="193"/>
          <w:szCs w:val="22"/>
          <w:lang w:val="en-US" w:eastAsia="en-US" w:bidi="ar-SA"/>
        </w:rPr>
        <w:t xml:space="preserve"> </w:t>
      </w:r>
      <w:r>
        <w:rPr>
          <w:rFonts w:hAnsi="Verdana" w:eastAsia="Verdana" w:cs="Verdana"/>
          <w:b/>
          <w:color w:val="FFFFFF"/>
          <w:w w:val="105"/>
          <w:sz w:val="193"/>
          <w:szCs w:val="22"/>
          <w:lang w:val="en-US" w:eastAsia="en-US" w:bidi="ar-SA"/>
        </w:rPr>
        <w:t>Covid-19</w:t>
      </w:r>
      <w:r>
        <w:rPr>
          <w:rFonts w:hAnsi="Verdana" w:eastAsia="Verdana" w:cs="Verdana"/>
          <w:b/>
          <w:color w:val="FFFFFF"/>
          <w:spacing w:val="-25"/>
          <w:w w:val="105"/>
          <w:sz w:val="193"/>
          <w:szCs w:val="22"/>
          <w:lang w:val="en-US" w:eastAsia="en-US" w:bidi="ar-SA"/>
        </w:rPr>
        <w:t xml:space="preserve"> </w:t>
      </w:r>
      <w:r>
        <w:rPr>
          <w:rFonts w:hAnsi="Verdana" w:eastAsia="Verdana" w:cs="Verdana"/>
          <w:b/>
          <w:color w:val="FFFFFF"/>
          <w:w w:val="105"/>
          <w:sz w:val="193"/>
          <w:szCs w:val="22"/>
          <w:lang w:val="en-US" w:eastAsia="en-US" w:bidi="ar-SA"/>
        </w:rPr>
        <w:t>Cure</w:t>
      </w:r>
    </w:p>
    <w:p>
      <w:pPr>
        <w:widowControl w:val="0"/>
        <w:autoSpaceDE w:val="0"/>
        <w:autoSpaceDN w:val="0"/>
        <w:spacing w:line="249" w:lineRule="auto"/>
        <w:jc w:val="center"/>
        <w:rPr>
          <w:rFonts w:hAnsi="Verdana" w:eastAsia="Verdana" w:cs="Verdana"/>
          <w:sz w:val="193"/>
          <w:szCs w:val="22"/>
          <w:lang w:val="en-US" w:eastAsia="en-US" w:bidi="ar-SA"/>
        </w:rPr>
        <w:sectPr>
          <w:type w:val="continuous"/>
          <w:pgSz w:w="28820" w:h="16220" w:orient="landscape"/>
          <w:pgMar w:top="0" w:right="860" w:bottom="0" w:left="2000" w:header="720" w:footer="720" w:gutter="0"/>
          <w:cols w:space="720" w:num="1"/>
        </w:sectPr>
      </w:pPr>
    </w:p>
    <w:p>
      <w:pPr>
        <w:widowControl w:val="0"/>
        <w:autoSpaceDE w:val="0"/>
        <w:autoSpaceDN w:val="0"/>
        <w:rPr>
          <w:rFonts w:hAnsi="Verdana" w:eastAsia="Verdana" w:cs="Verdana"/>
          <w:b/>
          <w:sz w:val="20"/>
          <w:szCs w:val="49"/>
          <w:lang w:val="en-US" w:eastAsia="en-US" w:bidi="ar-SA"/>
        </w:rPr>
      </w:pPr>
      <w:r>
        <w:drawing>
          <wp:anchor distT="0" distB="0" distL="0" distR="0" simplePos="0" relativeHeight="251660288" behindDoc="0" locked="0" layoutInCell="1" allowOverlap="1">
            <wp:simplePos x="0" y="0"/>
            <wp:positionH relativeFrom="page">
              <wp:posOffset>9144000</wp:posOffset>
            </wp:positionH>
            <wp:positionV relativeFrom="page">
              <wp:posOffset>0</wp:posOffset>
            </wp:positionV>
            <wp:extent cx="9144000" cy="102870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4" cstate="print"/>
                    <a:stretch>
                      <a:fillRect/>
                    </a:stretch>
                  </pic:blipFill>
                  <pic:spPr>
                    <a:xfrm>
                      <a:off x="0" y="0"/>
                      <a:ext cx="9143851" cy="10286851"/>
                    </a:xfrm>
                    <a:prstGeom prst="rect">
                      <a:avLst/>
                    </a:prstGeom>
                  </pic:spPr>
                </pic:pic>
              </a:graphicData>
            </a:graphic>
          </wp:anchor>
        </w:drawing>
      </w: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rPr>
          <w:rFonts w:hAnsi="Verdana" w:eastAsia="Verdana" w:cs="Verdana"/>
          <w:b/>
          <w:sz w:val="20"/>
          <w:szCs w:val="49"/>
          <w:lang w:val="en-US" w:eastAsia="en-US" w:bidi="ar-SA"/>
        </w:rPr>
      </w:pPr>
    </w:p>
    <w:p>
      <w:pPr>
        <w:widowControl w:val="0"/>
        <w:autoSpaceDE w:val="0"/>
        <w:autoSpaceDN w:val="0"/>
        <w:spacing w:before="9"/>
        <w:rPr>
          <w:rFonts w:hAnsi="Verdana" w:eastAsia="Verdana" w:cs="Verdana"/>
          <w:b/>
          <w:sz w:val="26"/>
          <w:szCs w:val="49"/>
          <w:lang w:val="en-US" w:eastAsia="en-US" w:bidi="ar-SA"/>
        </w:rPr>
      </w:pPr>
    </w:p>
    <w:p>
      <w:pPr>
        <w:widowControl w:val="0"/>
        <w:autoSpaceDE w:val="0"/>
        <w:autoSpaceDN w:val="0"/>
        <w:spacing w:before="219"/>
        <w:rPr>
          <w:rFonts w:ascii="Trebuchet MS" w:hAnsi="Trebuchet MS" w:eastAsia="Verdana" w:cs="Verdana"/>
          <w:b/>
          <w:sz w:val="173"/>
          <w:szCs w:val="173"/>
          <w:lang w:val="en-US" w:eastAsia="en-US" w:bidi="ar-SA"/>
        </w:rPr>
      </w:pPr>
      <w:r>
        <w:rPr>
          <w:rFonts w:ascii="Trebuchet MS" w:hAnsi="Trebuchet MS" w:eastAsia="Verdana" w:cs="Arial"/>
          <w:b/>
          <w:sz w:val="173"/>
          <w:szCs w:val="173"/>
          <w:lang w:val="en-US" w:eastAsia="en-US" w:bidi="ar-SA"/>
        </w:rPr>
        <w:t>I</w:t>
      </w:r>
      <w:r>
        <w:rPr>
          <w:rFonts w:ascii="Trebuchet MS" w:hAnsi="Trebuchet MS" w:eastAsia="Verdana" w:cs="Verdana"/>
          <w:b/>
          <w:sz w:val="173"/>
          <w:szCs w:val="173"/>
          <w:lang w:val="en-US" w:eastAsia="en-US" w:bidi="ar-SA"/>
        </w:rPr>
        <w:t>ntroduction</w:t>
      </w:r>
    </w:p>
    <w:p>
      <w:pPr>
        <w:widowControl w:val="0"/>
        <w:autoSpaceDE w:val="0"/>
        <w:autoSpaceDN w:val="0"/>
        <w:spacing w:before="990" w:line="278" w:lineRule="auto"/>
        <w:ind w:left="434" w:right="15884" w:firstLine="2456"/>
        <w:jc w:val="right"/>
        <w:rPr>
          <w:rFonts w:ascii="Verdana" w:hAnsi="Verdana" w:eastAsia="Verdana" w:cs="Verdana"/>
          <w:spacing w:val="3"/>
          <w:w w:val="95"/>
          <w:sz w:val="49"/>
          <w:szCs w:val="49"/>
          <w:lang w:val="en-US" w:eastAsia="en-US" w:bidi="ar-SA"/>
        </w:rPr>
      </w:pPr>
      <w:r>
        <w:rPr>
          <w:rFonts w:ascii="Verdana" w:hAnsi="Verdana" w:eastAsia="Verdana" w:cs="Verdana"/>
          <w:sz w:val="49"/>
          <w:szCs w:val="49"/>
          <w:lang w:val="en-US" w:eastAsia="en-US" w:bidi="ar-SA"/>
        </w:rPr>
        <w:t>Welcome</w:t>
      </w:r>
      <w:r>
        <w:rPr>
          <w:rFonts w:ascii="Verdana" w:hAnsi="Verdana" w:eastAsia="Verdana" w:cs="Verdana"/>
          <w:spacing w:val="26"/>
          <w:sz w:val="49"/>
          <w:szCs w:val="49"/>
          <w:lang w:val="en-US" w:eastAsia="en-US" w:bidi="ar-SA"/>
        </w:rPr>
        <w:t xml:space="preserve"> </w:t>
      </w:r>
      <w:r>
        <w:rPr>
          <w:rFonts w:ascii="Verdana" w:hAnsi="Verdana" w:eastAsia="Verdana" w:cs="Verdana"/>
          <w:sz w:val="49"/>
          <w:szCs w:val="49"/>
          <w:lang w:val="en-US" w:eastAsia="en-US" w:bidi="ar-SA"/>
        </w:rPr>
        <w:t>to</w:t>
      </w:r>
      <w:r>
        <w:rPr>
          <w:rFonts w:ascii="Verdana" w:hAnsi="Verdana" w:eastAsia="Verdana" w:cs="Verdana"/>
          <w:spacing w:val="27"/>
          <w:sz w:val="49"/>
          <w:szCs w:val="49"/>
          <w:lang w:val="en-US" w:eastAsia="en-US" w:bidi="ar-SA"/>
        </w:rPr>
        <w:t xml:space="preserve"> </w:t>
      </w:r>
      <w:r>
        <w:rPr>
          <w:rFonts w:ascii="Verdana" w:hAnsi="Verdana" w:eastAsia="Verdana" w:cs="Verdana"/>
          <w:sz w:val="49"/>
          <w:szCs w:val="49"/>
          <w:lang w:val="en-US" w:eastAsia="en-US" w:bidi="ar-SA"/>
        </w:rPr>
        <w:t>'The</w:t>
      </w:r>
      <w:r>
        <w:rPr>
          <w:rFonts w:ascii="Verdana" w:hAnsi="Verdana" w:eastAsia="Verdana" w:cs="Verdana"/>
          <w:spacing w:val="26"/>
          <w:sz w:val="49"/>
          <w:szCs w:val="49"/>
          <w:lang w:val="en-US" w:eastAsia="en-US" w:bidi="ar-SA"/>
        </w:rPr>
        <w:t xml:space="preserve"> </w:t>
      </w:r>
      <w:r>
        <w:rPr>
          <w:rFonts w:ascii="Verdana" w:hAnsi="Verdana" w:eastAsia="Verdana" w:cs="Verdana"/>
          <w:sz w:val="49"/>
          <w:szCs w:val="49"/>
          <w:lang w:val="en-US" w:eastAsia="en-US" w:bidi="ar-SA"/>
        </w:rPr>
        <w:t>Vaccination</w:t>
      </w:r>
      <w:r>
        <w:rPr>
          <w:rFonts w:ascii="Verdana" w:hAnsi="Verdana" w:eastAsia="Verdana" w:cs="Verdana"/>
          <w:spacing w:val="-169"/>
          <w:sz w:val="49"/>
          <w:szCs w:val="49"/>
          <w:lang w:val="en-US" w:eastAsia="en-US" w:bidi="ar-SA"/>
        </w:rPr>
        <w:t xml:space="preserve">     </w:t>
      </w:r>
      <w:r>
        <w:rPr>
          <w:rFonts w:ascii="Verdana" w:hAnsi="Verdana" w:eastAsia="Verdana" w:cs="Verdana"/>
          <w:w w:val="105"/>
          <w:sz w:val="49"/>
          <w:szCs w:val="49"/>
          <w:lang w:val="en-US" w:eastAsia="en-US" w:bidi="ar-SA"/>
        </w:rPr>
        <w:t>R</w:t>
      </w:r>
      <w:r>
        <w:rPr>
          <w:rFonts w:ascii="Verdana" w:hAnsi="Verdana" w:eastAsia="Verdana" w:cs="Verdana"/>
          <w:spacing w:val="-5"/>
          <w:w w:val="102"/>
          <w:sz w:val="49"/>
          <w:szCs w:val="49"/>
          <w:lang w:val="en-US" w:eastAsia="en-US" w:bidi="ar-SA"/>
        </w:rPr>
        <w:t>e</w:t>
      </w:r>
      <w:r>
        <w:rPr>
          <w:rFonts w:ascii="Verdana" w:hAnsi="Verdana" w:eastAsia="Verdana" w:cs="Verdana"/>
          <w:spacing w:val="-8"/>
          <w:w w:val="92"/>
          <w:sz w:val="49"/>
          <w:szCs w:val="49"/>
          <w:lang w:val="en-US" w:eastAsia="en-US" w:bidi="ar-SA"/>
        </w:rPr>
        <w:t>v</w:t>
      </w:r>
      <w:r>
        <w:rPr>
          <w:rFonts w:ascii="Verdana" w:hAnsi="Verdana" w:eastAsia="Verdana" w:cs="Verdana"/>
          <w:w w:val="102"/>
          <w:sz w:val="49"/>
          <w:szCs w:val="49"/>
          <w:lang w:val="en-US" w:eastAsia="en-US" w:bidi="ar-SA"/>
        </w:rPr>
        <w:t>e</w:t>
      </w:r>
      <w:r>
        <w:rPr>
          <w:rFonts w:ascii="Verdana" w:hAnsi="Verdana" w:eastAsia="Verdana" w:cs="Verdana"/>
          <w:w w:val="99"/>
          <w:sz w:val="49"/>
          <w:szCs w:val="49"/>
          <w:lang w:val="en-US" w:eastAsia="en-US" w:bidi="ar-SA"/>
        </w:rPr>
        <w:t>la</w:t>
      </w:r>
      <w:r>
        <w:rPr>
          <w:rFonts w:ascii="Verdana" w:hAnsi="Verdana" w:eastAsia="Verdana" w:cs="Verdana"/>
          <w:w w:val="104"/>
          <w:sz w:val="49"/>
          <w:szCs w:val="49"/>
          <w:lang w:val="en-US" w:eastAsia="en-US" w:bidi="ar-SA"/>
        </w:rPr>
        <w:t>t</w:t>
      </w:r>
      <w:r>
        <w:rPr>
          <w:rFonts w:ascii="Verdana" w:hAnsi="Verdana" w:eastAsia="Verdana" w:cs="Verdana"/>
          <w:w w:val="99"/>
          <w:sz w:val="49"/>
          <w:szCs w:val="49"/>
          <w:lang w:val="en-US" w:eastAsia="en-US" w:bidi="ar-SA"/>
        </w:rPr>
        <w:t>i</w:t>
      </w:r>
      <w:r>
        <w:rPr>
          <w:rFonts w:ascii="Verdana" w:hAnsi="Verdana" w:eastAsia="Verdana" w:cs="Verdana"/>
          <w:w w:val="104"/>
          <w:sz w:val="49"/>
          <w:szCs w:val="49"/>
          <w:lang w:val="en-US" w:eastAsia="en-US" w:bidi="ar-SA"/>
        </w:rPr>
        <w:t>o</w:t>
      </w:r>
      <w:r>
        <w:rPr>
          <w:rFonts w:ascii="Verdana" w:hAnsi="Verdana" w:eastAsia="Verdana" w:cs="Verdana"/>
          <w:w w:val="108"/>
          <w:sz w:val="49"/>
          <w:szCs w:val="49"/>
          <w:lang w:val="en-US" w:eastAsia="en-US" w:bidi="ar-SA"/>
        </w:rPr>
        <w:t>n</w:t>
      </w:r>
      <w:r>
        <w:rPr>
          <w:rFonts w:ascii="Verdana" w:hAnsi="Verdana" w:eastAsia="Verdana" w:cs="Verdana"/>
          <w:w w:val="47"/>
          <w:sz w:val="49"/>
          <w:szCs w:val="49"/>
          <w:lang w:val="en-US" w:eastAsia="en-US" w:bidi="ar-SA"/>
        </w:rPr>
        <w:t>:</w:t>
      </w:r>
      <w:r>
        <w:rPr>
          <w:rFonts w:ascii="Verdana" w:hAnsi="Verdana" w:eastAsia="Verdana" w:cs="Verdana"/>
          <w:spacing w:val="-43"/>
          <w:sz w:val="49"/>
          <w:szCs w:val="49"/>
          <w:lang w:val="en-US" w:eastAsia="en-US" w:bidi="ar-SA"/>
        </w:rPr>
        <w:t xml:space="preserve"> </w:t>
      </w:r>
      <w:r>
        <w:rPr>
          <w:rFonts w:ascii="Verdana" w:hAnsi="Verdana" w:eastAsia="Verdana" w:cs="Verdana"/>
          <w:w w:val="109"/>
          <w:sz w:val="49"/>
          <w:szCs w:val="49"/>
          <w:lang w:val="en-US" w:eastAsia="en-US" w:bidi="ar-SA"/>
        </w:rPr>
        <w:t>U</w:t>
      </w:r>
      <w:r>
        <w:rPr>
          <w:rFonts w:ascii="Verdana" w:hAnsi="Verdana" w:eastAsia="Verdana" w:cs="Verdana"/>
          <w:spacing w:val="-5"/>
          <w:w w:val="108"/>
          <w:sz w:val="49"/>
          <w:szCs w:val="49"/>
          <w:lang w:val="en-US" w:eastAsia="en-US" w:bidi="ar-SA"/>
        </w:rPr>
        <w:t>n</w:t>
      </w:r>
      <w:r>
        <w:rPr>
          <w:rFonts w:ascii="Verdana" w:hAnsi="Verdana" w:eastAsia="Verdana" w:cs="Verdana"/>
          <w:spacing w:val="-8"/>
          <w:w w:val="92"/>
          <w:sz w:val="49"/>
          <w:szCs w:val="49"/>
          <w:lang w:val="en-US" w:eastAsia="en-US" w:bidi="ar-SA"/>
        </w:rPr>
        <w:t>v</w:t>
      </w:r>
      <w:r>
        <w:rPr>
          <w:rFonts w:ascii="Verdana" w:hAnsi="Verdana" w:eastAsia="Verdana" w:cs="Verdana"/>
          <w:w w:val="102"/>
          <w:sz w:val="49"/>
          <w:szCs w:val="49"/>
          <w:lang w:val="en-US" w:eastAsia="en-US" w:bidi="ar-SA"/>
        </w:rPr>
        <w:t>e</w:t>
      </w:r>
      <w:r>
        <w:rPr>
          <w:rFonts w:ascii="Verdana" w:hAnsi="Verdana" w:eastAsia="Verdana" w:cs="Verdana"/>
          <w:w w:val="99"/>
          <w:sz w:val="49"/>
          <w:szCs w:val="49"/>
          <w:lang w:val="en-US" w:eastAsia="en-US" w:bidi="ar-SA"/>
        </w:rPr>
        <w:t>ili</w:t>
      </w:r>
      <w:r>
        <w:rPr>
          <w:rFonts w:ascii="Verdana" w:hAnsi="Verdana" w:eastAsia="Verdana" w:cs="Verdana"/>
          <w:w w:val="108"/>
          <w:sz w:val="49"/>
          <w:szCs w:val="49"/>
          <w:lang w:val="en-US" w:eastAsia="en-US" w:bidi="ar-SA"/>
        </w:rPr>
        <w:t>n</w:t>
      </w:r>
      <w:r>
        <w:rPr>
          <w:rFonts w:ascii="Verdana" w:hAnsi="Verdana" w:eastAsia="Verdana" w:cs="Verdana"/>
          <w:w w:val="111"/>
          <w:sz w:val="49"/>
          <w:szCs w:val="49"/>
          <w:lang w:val="en-US" w:eastAsia="en-US" w:bidi="ar-SA"/>
        </w:rPr>
        <w:t>g</w:t>
      </w:r>
      <w:r>
        <w:rPr>
          <w:rFonts w:ascii="Verdana" w:hAnsi="Verdana" w:eastAsia="Verdana" w:cs="Verdana"/>
          <w:spacing w:val="-43"/>
          <w:sz w:val="49"/>
          <w:szCs w:val="49"/>
          <w:lang w:val="en-US" w:eastAsia="en-US" w:bidi="ar-SA"/>
        </w:rPr>
        <w:t xml:space="preserve"> </w:t>
      </w:r>
      <w:r>
        <w:rPr>
          <w:rFonts w:ascii="Verdana" w:hAnsi="Verdana" w:eastAsia="Verdana" w:cs="Verdana"/>
          <w:w w:val="104"/>
          <w:sz w:val="49"/>
          <w:szCs w:val="49"/>
          <w:lang w:val="en-US" w:eastAsia="en-US" w:bidi="ar-SA"/>
        </w:rPr>
        <w:t>t</w:t>
      </w:r>
      <w:r>
        <w:rPr>
          <w:rFonts w:ascii="Verdana" w:hAnsi="Verdana" w:eastAsia="Verdana" w:cs="Verdana"/>
          <w:w w:val="108"/>
          <w:sz w:val="49"/>
          <w:szCs w:val="49"/>
          <w:lang w:val="en-US" w:eastAsia="en-US" w:bidi="ar-SA"/>
        </w:rPr>
        <w:t>h</w:t>
      </w:r>
      <w:r>
        <w:rPr>
          <w:rFonts w:ascii="Verdana" w:hAnsi="Verdana" w:eastAsia="Verdana" w:cs="Verdana"/>
          <w:w w:val="102"/>
          <w:sz w:val="49"/>
          <w:szCs w:val="49"/>
          <w:lang w:val="en-US" w:eastAsia="en-US" w:bidi="ar-SA"/>
        </w:rPr>
        <w:t>e</w:t>
      </w:r>
      <w:r>
        <w:rPr>
          <w:rFonts w:ascii="Verdana" w:hAnsi="Verdana" w:eastAsia="Verdana" w:cs="Verdana"/>
          <w:spacing w:val="-43"/>
          <w:sz w:val="49"/>
          <w:szCs w:val="49"/>
          <w:lang w:val="en-US" w:eastAsia="en-US" w:bidi="ar-SA"/>
        </w:rPr>
        <w:t xml:space="preserve"> </w:t>
      </w:r>
      <w:r>
        <w:rPr>
          <w:rFonts w:ascii="Verdana" w:hAnsi="Verdana" w:eastAsia="Verdana" w:cs="Verdana"/>
          <w:spacing w:val="-7"/>
          <w:w w:val="120"/>
          <w:sz w:val="49"/>
          <w:szCs w:val="49"/>
          <w:lang w:val="en-US" w:eastAsia="en-US" w:bidi="ar-SA"/>
        </w:rPr>
        <w:t>P</w:t>
      </w:r>
      <w:r>
        <w:rPr>
          <w:rFonts w:ascii="Verdana" w:hAnsi="Verdana" w:eastAsia="Verdana" w:cs="Verdana"/>
          <w:w w:val="104"/>
          <w:sz w:val="49"/>
          <w:szCs w:val="49"/>
          <w:lang w:val="en-US" w:eastAsia="en-US" w:bidi="ar-SA"/>
        </w:rPr>
        <w:t>o</w:t>
      </w:r>
      <w:r>
        <w:rPr>
          <w:rFonts w:ascii="Verdana" w:hAnsi="Verdana" w:eastAsia="Verdana" w:cs="Verdana"/>
          <w:spacing w:val="-10"/>
          <w:w w:val="104"/>
          <w:sz w:val="49"/>
          <w:szCs w:val="49"/>
          <w:lang w:val="en-US" w:eastAsia="en-US" w:bidi="ar-SA"/>
        </w:rPr>
        <w:t>t</w:t>
      </w:r>
      <w:r>
        <w:rPr>
          <w:rFonts w:ascii="Verdana" w:hAnsi="Verdana" w:eastAsia="Verdana" w:cs="Verdana"/>
          <w:w w:val="102"/>
          <w:sz w:val="49"/>
          <w:szCs w:val="49"/>
          <w:lang w:val="en-US" w:eastAsia="en-US" w:bidi="ar-SA"/>
        </w:rPr>
        <w:t>e</w:t>
      </w:r>
      <w:r>
        <w:rPr>
          <w:rFonts w:ascii="Verdana" w:hAnsi="Verdana" w:eastAsia="Verdana" w:cs="Verdana"/>
          <w:w w:val="108"/>
          <w:sz w:val="49"/>
          <w:szCs w:val="49"/>
          <w:lang w:val="en-US" w:eastAsia="en-US" w:bidi="ar-SA"/>
        </w:rPr>
        <w:t>n</w:t>
      </w:r>
      <w:r>
        <w:rPr>
          <w:rFonts w:ascii="Verdana" w:hAnsi="Verdana" w:eastAsia="Verdana" w:cs="Verdana"/>
          <w:spacing w:val="-4"/>
          <w:w w:val="109"/>
          <w:sz w:val="49"/>
          <w:szCs w:val="49"/>
          <w:lang w:val="en-US" w:eastAsia="en-US" w:bidi="ar-SA"/>
        </w:rPr>
        <w:t>c</w:t>
      </w:r>
      <w:r>
        <w:rPr>
          <w:rFonts w:ascii="Verdana" w:hAnsi="Verdana" w:eastAsia="Verdana" w:cs="Verdana"/>
          <w:w w:val="92"/>
          <w:sz w:val="49"/>
          <w:szCs w:val="49"/>
          <w:lang w:val="en-US" w:eastAsia="en-US" w:bidi="ar-SA"/>
        </w:rPr>
        <w:t>y</w:t>
      </w:r>
      <w:r>
        <w:rPr>
          <w:rFonts w:ascii="Verdana" w:hAnsi="Verdana" w:eastAsia="Verdana" w:cs="Verdana"/>
          <w:spacing w:val="-43"/>
          <w:sz w:val="49"/>
          <w:szCs w:val="49"/>
          <w:lang w:val="en-US" w:eastAsia="en-US" w:bidi="ar-SA"/>
        </w:rPr>
        <w:t xml:space="preserve"> </w:t>
      </w:r>
      <w:r>
        <w:rPr>
          <w:rFonts w:ascii="Verdana" w:hAnsi="Verdana" w:eastAsia="Verdana" w:cs="Verdana"/>
          <w:w w:val="104"/>
          <w:sz w:val="49"/>
          <w:szCs w:val="49"/>
          <w:lang w:val="en-US" w:eastAsia="en-US" w:bidi="ar-SA"/>
        </w:rPr>
        <w:t>o</w:t>
      </w:r>
      <w:r>
        <w:rPr>
          <w:rFonts w:ascii="Verdana" w:hAnsi="Verdana" w:eastAsia="Verdana" w:cs="Verdana"/>
          <w:w w:val="95"/>
          <w:sz w:val="49"/>
          <w:szCs w:val="49"/>
          <w:lang w:val="en-US" w:eastAsia="en-US" w:bidi="ar-SA"/>
        </w:rPr>
        <w:t>the</w:t>
      </w:r>
      <w:r>
        <w:rPr>
          <w:rFonts w:ascii="Verdana" w:hAnsi="Verdana" w:eastAsia="Verdana" w:cs="Verdana"/>
          <w:spacing w:val="2"/>
          <w:w w:val="95"/>
          <w:sz w:val="49"/>
          <w:szCs w:val="49"/>
          <w:lang w:val="en-US" w:eastAsia="en-US" w:bidi="ar-SA"/>
        </w:rPr>
        <w:t xml:space="preserve"> </w:t>
      </w:r>
      <w:r>
        <w:rPr>
          <w:rFonts w:ascii="Verdana" w:hAnsi="Verdana" w:eastAsia="Verdana" w:cs="Verdana"/>
          <w:i/>
          <w:w w:val="95"/>
          <w:sz w:val="49"/>
          <w:szCs w:val="49"/>
          <w:lang w:val="en-US" w:eastAsia="en-US" w:bidi="ar-SA"/>
        </w:rPr>
        <w:t>Covid-19</w:t>
      </w:r>
      <w:r>
        <w:rPr>
          <w:rFonts w:ascii="Verdana" w:hAnsi="Verdana" w:eastAsia="Verdana" w:cs="Verdana"/>
          <w:i/>
          <w:spacing w:val="3"/>
          <w:w w:val="95"/>
          <w:sz w:val="49"/>
          <w:szCs w:val="49"/>
          <w:lang w:val="en-US" w:eastAsia="en-US" w:bidi="ar-SA"/>
        </w:rPr>
        <w:t xml:space="preserve"> </w:t>
      </w:r>
      <w:r>
        <w:rPr>
          <w:rFonts w:ascii="Verdana" w:hAnsi="Verdana" w:eastAsia="Verdana" w:cs="Verdana"/>
          <w:i/>
          <w:w w:val="95"/>
          <w:sz w:val="49"/>
          <w:szCs w:val="49"/>
          <w:lang w:val="en-US" w:eastAsia="en-US" w:bidi="ar-SA"/>
        </w:rPr>
        <w:t>Cure</w:t>
      </w:r>
      <w:r>
        <w:rPr>
          <w:rFonts w:ascii="Verdana" w:hAnsi="Verdana" w:eastAsia="Verdana" w:cs="Verdana"/>
          <w:w w:val="95"/>
          <w:sz w:val="49"/>
          <w:szCs w:val="49"/>
          <w:lang w:val="en-US" w:eastAsia="en-US" w:bidi="ar-SA"/>
        </w:rPr>
        <w:t>'.</w:t>
      </w:r>
      <w:r>
        <w:rPr>
          <w:rFonts w:ascii="Verdana" w:hAnsi="Verdana" w:eastAsia="Verdana" w:cs="Verdana"/>
          <w:spacing w:val="3"/>
          <w:w w:val="95"/>
          <w:sz w:val="49"/>
          <w:szCs w:val="49"/>
          <w:lang w:val="en-US" w:eastAsia="en-US" w:bidi="ar-SA"/>
        </w:rPr>
        <w:t xml:space="preserve"> </w:t>
      </w:r>
      <w:r>
        <w:rPr>
          <w:rFonts w:ascii="Verdana" w:hAnsi="Verdana" w:eastAsia="Verdana" w:cs="Verdana"/>
          <w:w w:val="95"/>
          <w:sz w:val="49"/>
          <w:szCs w:val="49"/>
          <w:lang w:val="en-US" w:eastAsia="en-US" w:bidi="ar-SA"/>
        </w:rPr>
        <w:t>In</w:t>
      </w:r>
      <w:r>
        <w:rPr>
          <w:rFonts w:ascii="Verdana" w:hAnsi="Verdana" w:eastAsia="Verdana" w:cs="Verdana"/>
          <w:spacing w:val="3"/>
          <w:w w:val="95"/>
          <w:sz w:val="49"/>
          <w:szCs w:val="49"/>
          <w:lang w:val="en-US" w:eastAsia="en-US" w:bidi="ar-SA"/>
        </w:rPr>
        <w:t xml:space="preserve"> </w:t>
      </w:r>
      <w:r>
        <w:rPr>
          <w:rFonts w:ascii="Verdana" w:hAnsi="Verdana" w:eastAsia="Verdana" w:cs="Verdana"/>
          <w:w w:val="95"/>
          <w:sz w:val="49"/>
          <w:szCs w:val="49"/>
          <w:lang w:val="en-US" w:eastAsia="en-US" w:bidi="ar-SA"/>
        </w:rPr>
        <w:t>this</w:t>
      </w:r>
      <w:r>
        <w:rPr>
          <w:rFonts w:ascii="Verdana" w:hAnsi="Verdana" w:eastAsia="Verdana" w:cs="Verdana"/>
          <w:spacing w:val="3"/>
          <w:w w:val="95"/>
          <w:sz w:val="49"/>
          <w:szCs w:val="49"/>
          <w:lang w:val="en-US" w:eastAsia="en-US" w:bidi="ar-SA"/>
        </w:rPr>
        <w:t xml:space="preserve"> </w:t>
      </w:r>
      <w:r>
        <w:rPr>
          <w:rFonts w:ascii="Verdana" w:hAnsi="Verdana" w:eastAsia="Verdana" w:cs="Verdana"/>
          <w:w w:val="95"/>
          <w:sz w:val="49"/>
          <w:szCs w:val="49"/>
          <w:lang w:val="en-US" w:eastAsia="en-US" w:bidi="ar-SA"/>
        </w:rPr>
        <w:t>presentation,</w:t>
      </w:r>
      <w:r>
        <w:rPr>
          <w:rFonts w:ascii="Verdana" w:hAnsi="Verdana" w:eastAsia="Verdana" w:cs="Verdana"/>
          <w:sz w:val="49"/>
          <w:szCs w:val="49"/>
          <w:lang w:val="en-US" w:eastAsia="en-US" w:bidi="ar-SA"/>
        </w:rPr>
        <w:t>we will explore the groundbreaking</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advancements</w:t>
      </w:r>
      <w:r>
        <w:rPr>
          <w:rFonts w:ascii="Verdana" w:hAnsi="Verdana" w:eastAsia="Verdana" w:cs="Verdana"/>
          <w:spacing w:val="15"/>
          <w:sz w:val="49"/>
          <w:szCs w:val="49"/>
          <w:lang w:val="en-US" w:eastAsia="en-US" w:bidi="ar-SA"/>
        </w:rPr>
        <w:t xml:space="preserve"> </w:t>
      </w:r>
      <w:r>
        <w:rPr>
          <w:rFonts w:ascii="Verdana" w:hAnsi="Verdana" w:eastAsia="Verdana" w:cs="Verdana"/>
          <w:sz w:val="49"/>
          <w:szCs w:val="49"/>
          <w:lang w:val="en-US" w:eastAsia="en-US" w:bidi="ar-SA"/>
        </w:rPr>
        <w:t>in</w:t>
      </w:r>
      <w:r>
        <w:rPr>
          <w:rFonts w:ascii="Verdana" w:hAnsi="Verdana" w:eastAsia="Verdana" w:cs="Verdana"/>
          <w:spacing w:val="15"/>
          <w:sz w:val="49"/>
          <w:szCs w:val="49"/>
          <w:lang w:val="en-US" w:eastAsia="en-US" w:bidi="ar-SA"/>
        </w:rPr>
        <w:t xml:space="preserve"> </w:t>
      </w:r>
      <w:r>
        <w:rPr>
          <w:rFonts w:ascii="Verdana" w:hAnsi="Verdana" w:eastAsia="Verdana" w:cs="Verdana"/>
          <w:sz w:val="49"/>
          <w:szCs w:val="49"/>
          <w:lang w:val="en-US" w:eastAsia="en-US" w:bidi="ar-SA"/>
        </w:rPr>
        <w:t>vaccine</w:t>
      </w:r>
      <w:r>
        <w:rPr>
          <w:rFonts w:ascii="Verdana" w:hAnsi="Verdana" w:eastAsia="Verdana" w:cs="Verdana"/>
          <w:spacing w:val="15"/>
          <w:sz w:val="49"/>
          <w:szCs w:val="49"/>
          <w:lang w:val="en-US" w:eastAsia="en-US" w:bidi="ar-SA"/>
        </w:rPr>
        <w:t xml:space="preserve"> </w:t>
      </w:r>
      <w:r>
        <w:rPr>
          <w:rFonts w:ascii="Verdana" w:hAnsi="Verdana" w:eastAsia="Verdana" w:cs="Verdana"/>
          <w:sz w:val="49"/>
          <w:szCs w:val="49"/>
          <w:lang w:val="en-US" w:eastAsia="en-US" w:bidi="ar-SA"/>
        </w:rPr>
        <w:t>research</w:t>
      </w:r>
      <w:r>
        <w:rPr>
          <w:rFonts w:ascii="Verdana" w:hAnsi="Verdana" w:eastAsia="Verdana" w:cs="Verdana"/>
          <w:spacing w:val="15"/>
          <w:sz w:val="49"/>
          <w:szCs w:val="49"/>
          <w:lang w:val="en-US" w:eastAsia="en-US" w:bidi="ar-SA"/>
        </w:rPr>
        <w:t xml:space="preserve"> </w:t>
      </w:r>
      <w:r>
        <w:rPr>
          <w:rFonts w:ascii="Verdana" w:hAnsi="Verdana" w:eastAsia="Verdana" w:cs="Verdana"/>
          <w:sz w:val="49"/>
          <w:szCs w:val="49"/>
          <w:lang w:val="en-US" w:eastAsia="en-US" w:bidi="ar-SA"/>
        </w:rPr>
        <w:t>and</w:t>
      </w:r>
      <w:r>
        <w:rPr>
          <w:rFonts w:ascii="Verdana" w:hAnsi="Verdana" w:eastAsia="Verdana" w:cs="Verdana"/>
          <w:spacing w:val="-169"/>
          <w:sz w:val="49"/>
          <w:szCs w:val="49"/>
          <w:lang w:val="en-US" w:eastAsia="en-US" w:bidi="ar-SA"/>
        </w:rPr>
        <w:t xml:space="preserve"> </w:t>
      </w:r>
      <w:r>
        <w:rPr>
          <w:rFonts w:ascii="Verdana" w:hAnsi="Verdana" w:eastAsia="Verdana" w:cs="Verdana"/>
          <w:w w:val="105"/>
          <w:sz w:val="49"/>
          <w:szCs w:val="49"/>
          <w:lang w:val="en-US" w:eastAsia="en-US" w:bidi="ar-SA"/>
        </w:rPr>
        <w:t>their impact on combating the</w:t>
      </w:r>
      <w:r>
        <w:rPr>
          <w:rFonts w:ascii="Verdana" w:hAnsi="Verdana" w:eastAsia="Verdana" w:cs="Verdana"/>
          <w:spacing w:val="1"/>
          <w:w w:val="105"/>
          <w:sz w:val="49"/>
          <w:szCs w:val="49"/>
          <w:lang w:val="en-US" w:eastAsia="en-US" w:bidi="ar-SA"/>
        </w:rPr>
        <w:t xml:space="preserve"> </w:t>
      </w:r>
      <w:r>
        <w:rPr>
          <w:rFonts w:ascii="Verdana" w:hAnsi="Verdana" w:eastAsia="Verdana" w:cs="Verdana"/>
          <w:sz w:val="49"/>
          <w:szCs w:val="49"/>
          <w:lang w:val="en-US" w:eastAsia="en-US" w:bidi="ar-SA"/>
        </w:rPr>
        <w:t>pandemic.</w:t>
      </w:r>
      <w:r>
        <w:rPr>
          <w:rFonts w:ascii="Verdana" w:hAnsi="Verdana" w:eastAsia="Verdana" w:cs="Verdana"/>
          <w:spacing w:val="-25"/>
          <w:sz w:val="49"/>
          <w:szCs w:val="49"/>
          <w:lang w:val="en-US" w:eastAsia="en-US" w:bidi="ar-SA"/>
        </w:rPr>
        <w:t xml:space="preserve"> </w:t>
      </w:r>
      <w:r>
        <w:rPr>
          <w:rFonts w:ascii="Verdana" w:hAnsi="Verdana" w:eastAsia="Verdana" w:cs="Verdana"/>
          <w:sz w:val="49"/>
          <w:szCs w:val="49"/>
          <w:lang w:val="en-US" w:eastAsia="en-US" w:bidi="ar-SA"/>
        </w:rPr>
        <w:t>Join</w:t>
      </w:r>
      <w:r>
        <w:rPr>
          <w:rFonts w:ascii="Verdana" w:hAnsi="Verdana" w:eastAsia="Verdana" w:cs="Verdana"/>
          <w:spacing w:val="-25"/>
          <w:sz w:val="49"/>
          <w:szCs w:val="49"/>
          <w:lang w:val="en-US" w:eastAsia="en-US" w:bidi="ar-SA"/>
        </w:rPr>
        <w:t xml:space="preserve"> </w:t>
      </w:r>
      <w:r>
        <w:rPr>
          <w:rFonts w:ascii="Verdana" w:hAnsi="Verdana" w:eastAsia="Verdana" w:cs="Verdana"/>
          <w:sz w:val="49"/>
          <w:szCs w:val="49"/>
          <w:lang w:val="en-US" w:eastAsia="en-US" w:bidi="ar-SA"/>
        </w:rPr>
        <w:t>us</w:t>
      </w:r>
      <w:r>
        <w:rPr>
          <w:rFonts w:ascii="Verdana" w:hAnsi="Verdana" w:eastAsia="Verdana" w:cs="Verdana"/>
          <w:spacing w:val="-24"/>
          <w:sz w:val="49"/>
          <w:szCs w:val="49"/>
          <w:lang w:val="en-US" w:eastAsia="en-US" w:bidi="ar-SA"/>
        </w:rPr>
        <w:t xml:space="preserve"> </w:t>
      </w:r>
      <w:r>
        <w:rPr>
          <w:rFonts w:ascii="Verdana" w:hAnsi="Verdana" w:eastAsia="Verdana" w:cs="Verdana"/>
          <w:sz w:val="49"/>
          <w:szCs w:val="49"/>
          <w:lang w:val="en-US" w:eastAsia="en-US" w:bidi="ar-SA"/>
        </w:rPr>
        <w:t>on</w:t>
      </w:r>
      <w:r>
        <w:rPr>
          <w:rFonts w:ascii="Verdana" w:hAnsi="Verdana" w:eastAsia="Verdana" w:cs="Verdana"/>
          <w:spacing w:val="-25"/>
          <w:sz w:val="49"/>
          <w:szCs w:val="49"/>
          <w:lang w:val="en-US" w:eastAsia="en-US" w:bidi="ar-SA"/>
        </w:rPr>
        <w:t xml:space="preserve"> </w:t>
      </w:r>
      <w:r>
        <w:rPr>
          <w:rFonts w:ascii="Verdana" w:hAnsi="Verdana" w:eastAsia="Verdana" w:cs="Verdana"/>
          <w:sz w:val="49"/>
          <w:szCs w:val="49"/>
          <w:lang w:val="en-US" w:eastAsia="en-US" w:bidi="ar-SA"/>
        </w:rPr>
        <w:t>this</w:t>
      </w:r>
      <w:r>
        <w:rPr>
          <w:rFonts w:ascii="Verdana" w:hAnsi="Verdana" w:eastAsia="Verdana" w:cs="Verdana"/>
          <w:spacing w:val="-25"/>
          <w:sz w:val="49"/>
          <w:szCs w:val="49"/>
          <w:lang w:val="en-US" w:eastAsia="en-US" w:bidi="ar-SA"/>
        </w:rPr>
        <w:t xml:space="preserve"> </w:t>
      </w:r>
      <w:r>
        <w:rPr>
          <w:rFonts w:ascii="Verdana" w:hAnsi="Verdana" w:eastAsia="Verdana" w:cs="Verdana"/>
          <w:i/>
          <w:sz w:val="49"/>
          <w:szCs w:val="49"/>
          <w:lang w:val="en-US" w:eastAsia="en-US" w:bidi="ar-SA"/>
        </w:rPr>
        <w:t>creative</w:t>
      </w:r>
    </w:p>
    <w:p>
      <w:pPr>
        <w:widowControl w:val="0"/>
        <w:autoSpaceDE w:val="0"/>
        <w:autoSpaceDN w:val="0"/>
        <w:spacing w:before="9"/>
        <w:ind w:right="15884"/>
        <w:rPr>
          <w:rFonts w:ascii="Verdana" w:hAnsi="Verdana" w:eastAsia="Verdana" w:cs="Verdana"/>
          <w:sz w:val="49"/>
          <w:szCs w:val="49"/>
          <w:lang w:val="en-US" w:eastAsia="en-US" w:bidi="ar-SA"/>
        </w:rPr>
      </w:pPr>
      <w:r>
        <w:rPr>
          <w:rFonts w:ascii="Verdana" w:hAnsi="Verdana" w:eastAsia="Verdana" w:cs="Verdana"/>
          <w:w w:val="95"/>
          <w:sz w:val="49"/>
          <w:szCs w:val="49"/>
          <w:lang w:val="en-US" w:eastAsia="en-US" w:bidi="ar-SA"/>
        </w:rPr>
        <w:t xml:space="preserve">   journey</w:t>
      </w:r>
      <w:r>
        <w:rPr>
          <w:rFonts w:ascii="Verdana" w:hAnsi="Verdana" w:eastAsia="Verdana" w:cs="Verdana"/>
          <w:spacing w:val="51"/>
          <w:w w:val="95"/>
          <w:sz w:val="49"/>
          <w:szCs w:val="49"/>
          <w:lang w:val="en-US" w:eastAsia="en-US" w:bidi="ar-SA"/>
        </w:rPr>
        <w:t xml:space="preserve"> </w:t>
      </w:r>
      <w:r>
        <w:rPr>
          <w:rFonts w:ascii="Verdana" w:hAnsi="Verdana" w:eastAsia="Verdana" w:cs="Verdana"/>
          <w:w w:val="95"/>
          <w:sz w:val="49"/>
          <w:szCs w:val="49"/>
          <w:lang w:val="en-US" w:eastAsia="en-US" w:bidi="ar-SA"/>
        </w:rPr>
        <w:t>of</w:t>
      </w:r>
      <w:r>
        <w:rPr>
          <w:rFonts w:ascii="Verdana" w:hAnsi="Verdana" w:eastAsia="Verdana" w:cs="Verdana"/>
          <w:spacing w:val="52"/>
          <w:w w:val="95"/>
          <w:sz w:val="49"/>
          <w:szCs w:val="49"/>
          <w:lang w:val="en-US" w:eastAsia="en-US" w:bidi="ar-SA"/>
        </w:rPr>
        <w:t xml:space="preserve"> </w:t>
      </w:r>
      <w:r>
        <w:rPr>
          <w:rFonts w:ascii="Verdana" w:hAnsi="Verdana" w:eastAsia="Verdana" w:cs="Verdana"/>
          <w:w w:val="95"/>
          <w:sz w:val="49"/>
          <w:szCs w:val="49"/>
          <w:lang w:val="en-US" w:eastAsia="en-US" w:bidi="ar-SA"/>
        </w:rPr>
        <w:t>discovery!</w:t>
      </w:r>
    </w:p>
    <w:p>
      <w:pPr>
        <w:widowControl w:val="0"/>
        <w:autoSpaceDE w:val="0"/>
        <w:autoSpaceDN w:val="0"/>
        <w:jc w:val="right"/>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2"/>
        <w:rPr>
          <w:rFonts w:ascii="Verdana" w:hAnsi="Verdana" w:eastAsia="Verdana" w:cs="Verdana"/>
          <w:sz w:val="25"/>
          <w:szCs w:val="49"/>
          <w:lang w:val="en-US" w:eastAsia="en-US" w:bidi="ar-SA"/>
        </w:rPr>
      </w:pPr>
    </w:p>
    <w:p>
      <w:pPr>
        <w:widowControl w:val="0"/>
        <w:autoSpaceDE w:val="0"/>
        <w:autoSpaceDN w:val="0"/>
        <w:spacing w:before="218"/>
        <w:ind w:left="15441"/>
        <w:rPr>
          <w:rFonts w:ascii="Arial Black" w:hAnsi="Arial Black" w:eastAsia="Verdana" w:cs="Verdana"/>
          <w:b/>
          <w:sz w:val="78"/>
          <w:szCs w:val="22"/>
          <w:lang w:val="en-US" w:eastAsia="en-US" w:bidi="ar-SA"/>
        </w:rPr>
      </w:pPr>
      <w:r>
        <w:rPr>
          <w:rFonts w:ascii="Arial Black" w:hAnsi="Arial Black" w:eastAsia="Verdana" w:cs="Verdana"/>
          <w:b/>
          <w:color w:val="FFFFFF"/>
          <w:spacing w:val="-14"/>
          <w:w w:val="102"/>
          <w:sz w:val="78"/>
          <w:szCs w:val="22"/>
          <w:lang w:val="en-US" w:eastAsia="en-US" w:bidi="ar-SA"/>
        </w:rPr>
        <w:t>U</w:t>
      </w:r>
      <w:r>
        <w:rPr>
          <w:rFonts w:ascii="Arial Black" w:hAnsi="Arial Black" w:eastAsia="Verdana" w:cs="Verdana"/>
          <w:b/>
          <w:color w:val="FFFFFF"/>
          <w:spacing w:val="-1"/>
          <w:w w:val="104"/>
          <w:sz w:val="78"/>
          <w:szCs w:val="22"/>
          <w:lang w:val="en-US" w:eastAsia="en-US" w:bidi="ar-SA"/>
        </w:rPr>
        <w:t>n</w:t>
      </w:r>
      <w:r>
        <w:rPr>
          <w:rFonts w:ascii="Arial Black" w:hAnsi="Arial Black" w:eastAsia="Verdana" w:cs="Verdana"/>
          <w:b/>
          <w:color w:val="FFFFFF"/>
          <w:spacing w:val="-1"/>
          <w:w w:val="103"/>
          <w:sz w:val="78"/>
          <w:szCs w:val="22"/>
          <w:lang w:val="en-US" w:eastAsia="en-US" w:bidi="ar-SA"/>
        </w:rPr>
        <w:t>d</w:t>
      </w:r>
      <w:r>
        <w:rPr>
          <w:rFonts w:ascii="Arial Black" w:hAnsi="Arial Black" w:eastAsia="Verdana" w:cs="Verdana"/>
          <w:b/>
          <w:color w:val="FFFFFF"/>
          <w:spacing w:val="-5"/>
          <w:w w:val="88"/>
          <w:sz w:val="78"/>
          <w:szCs w:val="22"/>
          <w:lang w:val="en-US" w:eastAsia="en-US" w:bidi="ar-SA"/>
        </w:rPr>
        <w:t>e</w:t>
      </w:r>
      <w:r>
        <w:rPr>
          <w:rFonts w:ascii="Arial Black" w:hAnsi="Arial Black" w:eastAsia="Verdana" w:cs="Verdana"/>
          <w:b/>
          <w:color w:val="FFFFFF"/>
          <w:spacing w:val="-1"/>
          <w:w w:val="110"/>
          <w:sz w:val="78"/>
          <w:szCs w:val="22"/>
          <w:lang w:val="en-US" w:eastAsia="en-US" w:bidi="ar-SA"/>
        </w:rPr>
        <w:t>r</w:t>
      </w:r>
      <w:r>
        <w:rPr>
          <w:rFonts w:ascii="Arial Black" w:hAnsi="Arial Black" w:eastAsia="Verdana" w:cs="Verdana"/>
          <w:b/>
          <w:color w:val="FFFFFF"/>
          <w:spacing w:val="-1"/>
          <w:w w:val="107"/>
          <w:sz w:val="78"/>
          <w:szCs w:val="22"/>
          <w:lang w:val="en-US" w:eastAsia="en-US" w:bidi="ar-SA"/>
        </w:rPr>
        <w:t>s</w:t>
      </w:r>
      <w:r>
        <w:rPr>
          <w:rFonts w:ascii="Arial Black" w:hAnsi="Arial Black" w:eastAsia="Verdana" w:cs="Verdana"/>
          <w:b/>
          <w:color w:val="FFFFFF"/>
          <w:spacing w:val="-1"/>
          <w:w w:val="89"/>
          <w:sz w:val="78"/>
          <w:szCs w:val="22"/>
          <w:lang w:val="en-US" w:eastAsia="en-US" w:bidi="ar-SA"/>
        </w:rPr>
        <w:t>t</w:t>
      </w:r>
      <w:r>
        <w:rPr>
          <w:rFonts w:ascii="Arial Black" w:hAnsi="Arial Black" w:eastAsia="Verdana" w:cs="Verdana"/>
          <w:b/>
          <w:color w:val="FFFFFF"/>
          <w:spacing w:val="-1"/>
          <w:w w:val="97"/>
          <w:sz w:val="78"/>
          <w:szCs w:val="22"/>
          <w:lang w:val="en-US" w:eastAsia="en-US" w:bidi="ar-SA"/>
        </w:rPr>
        <w:t>a</w:t>
      </w:r>
      <w:r>
        <w:rPr>
          <w:rFonts w:ascii="Arial Black" w:hAnsi="Arial Black" w:eastAsia="Verdana" w:cs="Verdana"/>
          <w:b/>
          <w:color w:val="FFFFFF"/>
          <w:spacing w:val="-1"/>
          <w:w w:val="104"/>
          <w:sz w:val="78"/>
          <w:szCs w:val="22"/>
          <w:lang w:val="en-US" w:eastAsia="en-US" w:bidi="ar-SA"/>
        </w:rPr>
        <w:t>n</w:t>
      </w:r>
      <w:r>
        <w:rPr>
          <w:rFonts w:ascii="Arial Black" w:hAnsi="Arial Black" w:eastAsia="Verdana" w:cs="Verdana"/>
          <w:b/>
          <w:color w:val="FFFFFF"/>
          <w:spacing w:val="-1"/>
          <w:w w:val="103"/>
          <w:sz w:val="78"/>
          <w:szCs w:val="22"/>
          <w:lang w:val="en-US" w:eastAsia="en-US" w:bidi="ar-SA"/>
        </w:rPr>
        <w:t>d</w:t>
      </w:r>
      <w:r>
        <w:rPr>
          <w:rFonts w:ascii="Arial Black" w:hAnsi="Arial Black" w:eastAsia="Verdana" w:cs="Verdana"/>
          <w:b/>
          <w:color w:val="FFFFFF"/>
          <w:spacing w:val="-1"/>
          <w:w w:val="106"/>
          <w:sz w:val="78"/>
          <w:szCs w:val="22"/>
          <w:lang w:val="en-US" w:eastAsia="en-US" w:bidi="ar-SA"/>
        </w:rPr>
        <w:t>i</w:t>
      </w:r>
      <w:r>
        <w:rPr>
          <w:rFonts w:ascii="Arial Black" w:hAnsi="Arial Black" w:eastAsia="Verdana" w:cs="Verdana"/>
          <w:b/>
          <w:color w:val="FFFFFF"/>
          <w:spacing w:val="-6"/>
          <w:w w:val="104"/>
          <w:sz w:val="78"/>
          <w:szCs w:val="22"/>
          <w:lang w:val="en-US" w:eastAsia="en-US" w:bidi="ar-SA"/>
        </w:rPr>
        <w:t>n</w:t>
      </w:r>
      <w:r>
        <w:rPr>
          <w:rFonts w:ascii="Arial Black" w:hAnsi="Arial Black" w:eastAsia="Verdana" w:cs="Verdana"/>
          <w:b/>
          <w:color w:val="FFFFFF"/>
          <w:w w:val="110"/>
          <w:sz w:val="78"/>
          <w:szCs w:val="22"/>
          <w:lang w:val="en-US" w:eastAsia="en-US" w:bidi="ar-SA"/>
        </w:rPr>
        <w:t>g</w:t>
      </w:r>
      <w:r>
        <w:rPr>
          <w:rFonts w:ascii="Arial Black" w:hAnsi="Arial Black" w:eastAsia="Verdana" w:cs="Verdana"/>
          <w:b/>
          <w:color w:val="FFFFFF"/>
          <w:spacing w:val="-53"/>
          <w:sz w:val="78"/>
          <w:szCs w:val="22"/>
          <w:lang w:val="en-US" w:eastAsia="en-US" w:bidi="ar-SA"/>
        </w:rPr>
        <w:t xml:space="preserve"> </w:t>
      </w:r>
      <w:r>
        <w:rPr>
          <w:rFonts w:ascii="Arial Black" w:hAnsi="Arial Black" w:eastAsia="Verdana" w:cs="Verdana"/>
          <w:b/>
          <w:color w:val="FFFFFF"/>
          <w:spacing w:val="-1"/>
          <w:w w:val="116"/>
          <w:sz w:val="78"/>
          <w:szCs w:val="22"/>
          <w:lang w:val="en-US" w:eastAsia="en-US" w:bidi="ar-SA"/>
        </w:rPr>
        <w:t>C</w:t>
      </w:r>
      <w:r>
        <w:rPr>
          <w:rFonts w:ascii="Arial Black" w:hAnsi="Arial Black" w:eastAsia="Verdana" w:cs="Verdana"/>
          <w:b/>
          <w:color w:val="FFFFFF"/>
          <w:spacing w:val="-10"/>
          <w:sz w:val="78"/>
          <w:szCs w:val="22"/>
          <w:lang w:val="en-US" w:eastAsia="en-US" w:bidi="ar-SA"/>
        </w:rPr>
        <w:t>o</w:t>
      </w:r>
      <w:r>
        <w:rPr>
          <w:rFonts w:ascii="Arial Black" w:hAnsi="Arial Black" w:eastAsia="Verdana" w:cs="Verdana"/>
          <w:b/>
          <w:color w:val="FFFFFF"/>
          <w:spacing w:val="-1"/>
          <w:w w:val="96"/>
          <w:sz w:val="78"/>
          <w:szCs w:val="22"/>
          <w:lang w:val="en-US" w:eastAsia="en-US" w:bidi="ar-SA"/>
        </w:rPr>
        <w:t>v</w:t>
      </w:r>
      <w:r>
        <w:rPr>
          <w:rFonts w:ascii="Arial Black" w:hAnsi="Arial Black" w:eastAsia="Verdana" w:cs="Verdana"/>
          <w:b/>
          <w:color w:val="FFFFFF"/>
          <w:spacing w:val="-1"/>
          <w:w w:val="106"/>
          <w:sz w:val="78"/>
          <w:szCs w:val="22"/>
          <w:lang w:val="en-US" w:eastAsia="en-US" w:bidi="ar-SA"/>
        </w:rPr>
        <w:t>i</w:t>
      </w:r>
      <w:r>
        <w:rPr>
          <w:rFonts w:ascii="Arial Black" w:hAnsi="Arial Black" w:eastAsia="Verdana" w:cs="Verdana"/>
          <w:b/>
          <w:color w:val="FFFFFF"/>
          <w:spacing w:val="-4"/>
          <w:w w:val="103"/>
          <w:sz w:val="78"/>
          <w:szCs w:val="22"/>
          <w:lang w:val="en-US" w:eastAsia="en-US" w:bidi="ar-SA"/>
        </w:rPr>
        <w:t>d</w:t>
      </w:r>
      <w:r>
        <w:rPr>
          <w:rFonts w:ascii="Arial Black" w:hAnsi="Arial Black" w:eastAsia="Verdana" w:cs="Verdana"/>
          <w:b/>
          <w:color w:val="FFFFFF"/>
          <w:spacing w:val="-7"/>
          <w:w w:val="131"/>
          <w:sz w:val="78"/>
          <w:szCs w:val="22"/>
          <w:lang w:val="en-US" w:eastAsia="en-US" w:bidi="ar-SA"/>
        </w:rPr>
        <w:t>-</w:t>
      </w:r>
      <w:r>
        <w:rPr>
          <w:rFonts w:ascii="Arial Black" w:hAnsi="Arial Black" w:eastAsia="Verdana" w:cs="Verdana"/>
          <w:b/>
          <w:color w:val="FFFFFF"/>
          <w:spacing w:val="-1"/>
          <w:w w:val="65"/>
          <w:sz w:val="78"/>
          <w:szCs w:val="22"/>
          <w:lang w:val="en-US" w:eastAsia="en-US" w:bidi="ar-SA"/>
        </w:rPr>
        <w:t>1</w:t>
      </w:r>
      <w:r>
        <w:rPr>
          <w:rFonts w:ascii="Arial Black" w:hAnsi="Arial Black" w:eastAsia="Verdana" w:cs="Verdana"/>
          <w:b/>
          <w:color w:val="FFFFFF"/>
          <w:w w:val="95"/>
          <w:sz w:val="78"/>
          <w:szCs w:val="22"/>
          <w:lang w:val="en-US" w:eastAsia="en-US" w:bidi="ar-SA"/>
        </w:rPr>
        <w:t>9</w:t>
      </w:r>
    </w:p>
    <w:p>
      <w:pPr>
        <w:widowControl w:val="0"/>
        <w:autoSpaceDE w:val="0"/>
        <w:autoSpaceDN w:val="0"/>
        <w:rPr>
          <w:rFonts w:ascii="Trebuchet MS" w:hAnsi="Verdana" w:eastAsia="Verdana" w:cs="Verdana"/>
          <w:b/>
          <w:sz w:val="20"/>
          <w:szCs w:val="49"/>
          <w:lang w:val="en-US" w:eastAsia="en-US" w:bidi="ar-SA"/>
        </w:rPr>
      </w:pPr>
    </w:p>
    <w:p>
      <w:pPr>
        <w:widowControl w:val="0"/>
        <w:autoSpaceDE w:val="0"/>
        <w:autoSpaceDN w:val="0"/>
        <w:rPr>
          <w:rFonts w:ascii="Trebuchet MS" w:hAnsi="Verdana" w:eastAsia="Verdana" w:cs="Verdana"/>
          <w:b/>
          <w:sz w:val="20"/>
          <w:szCs w:val="49"/>
          <w:lang w:val="en-US" w:eastAsia="en-US" w:bidi="ar-SA"/>
        </w:rPr>
      </w:pPr>
    </w:p>
    <w:p>
      <w:pPr>
        <w:widowControl w:val="0"/>
        <w:autoSpaceDE w:val="0"/>
        <w:autoSpaceDN w:val="0"/>
        <w:spacing w:before="249"/>
        <w:ind w:left="15440"/>
        <w:rPr>
          <w:rFonts w:ascii="Verdana" w:hAnsi="Verdana" w:eastAsia="Verdana" w:cs="Verdana"/>
          <w:sz w:val="49"/>
          <w:szCs w:val="49"/>
          <w:lang w:val="en-US" w:eastAsia="en-US" w:bidi="ar-SA"/>
        </w:rPr>
      </w:pPr>
      <w:r>
        <w:rPr>
          <w:rFonts w:ascii="Verdana" w:hAnsi="Verdana" w:eastAsia="Verdana" w:cs="Verdana"/>
          <w:color w:val="FFFFFF"/>
          <w:sz w:val="49"/>
          <w:szCs w:val="49"/>
          <w:lang w:val="en-US" w:eastAsia="en-US" w:bidi="ar-SA"/>
        </w:rPr>
        <w:t>Before</w:t>
      </w:r>
      <w:r>
        <w:rPr>
          <w:rFonts w:ascii="Verdana" w:hAnsi="Verdana" w:eastAsia="Verdana" w:cs="Verdana"/>
          <w:color w:val="FFFFFF"/>
          <w:spacing w:val="-15"/>
          <w:sz w:val="49"/>
          <w:szCs w:val="49"/>
          <w:lang w:val="en-US" w:eastAsia="en-US" w:bidi="ar-SA"/>
        </w:rPr>
        <w:t xml:space="preserve"> </w:t>
      </w:r>
      <w:r>
        <w:rPr>
          <w:rFonts w:ascii="Verdana" w:hAnsi="Verdana" w:eastAsia="Verdana" w:cs="Verdana"/>
          <w:color w:val="FFFFFF"/>
          <w:sz w:val="49"/>
          <w:szCs w:val="49"/>
          <w:lang w:val="en-US" w:eastAsia="en-US" w:bidi="ar-SA"/>
        </w:rPr>
        <w:t>delving</w:t>
      </w:r>
      <w:r>
        <w:rPr>
          <w:rFonts w:ascii="Verdana" w:hAnsi="Verdana" w:eastAsia="Verdana" w:cs="Verdana"/>
          <w:color w:val="FFFFFF"/>
          <w:spacing w:val="-14"/>
          <w:sz w:val="49"/>
          <w:szCs w:val="49"/>
          <w:lang w:val="en-US" w:eastAsia="en-US" w:bidi="ar-SA"/>
        </w:rPr>
        <w:t xml:space="preserve"> </w:t>
      </w:r>
      <w:r>
        <w:rPr>
          <w:rFonts w:ascii="Verdana" w:hAnsi="Verdana" w:eastAsia="Verdana" w:cs="Verdana"/>
          <w:color w:val="FFFFFF"/>
          <w:sz w:val="49"/>
          <w:szCs w:val="49"/>
          <w:lang w:val="en-US" w:eastAsia="en-US" w:bidi="ar-SA"/>
        </w:rPr>
        <w:t>into</w:t>
      </w:r>
      <w:r>
        <w:rPr>
          <w:rFonts w:ascii="Verdana" w:hAnsi="Verdana" w:eastAsia="Verdana" w:cs="Verdana"/>
          <w:color w:val="FFFFFF"/>
          <w:spacing w:val="-14"/>
          <w:sz w:val="49"/>
          <w:szCs w:val="49"/>
          <w:lang w:val="en-US" w:eastAsia="en-US" w:bidi="ar-SA"/>
        </w:rPr>
        <w:t xml:space="preserve"> </w:t>
      </w:r>
      <w:r>
        <w:rPr>
          <w:rFonts w:ascii="Verdana" w:hAnsi="Verdana" w:eastAsia="Verdana" w:cs="Verdana"/>
          <w:color w:val="FFFFFF"/>
          <w:sz w:val="49"/>
          <w:szCs w:val="49"/>
          <w:lang w:val="en-US" w:eastAsia="en-US" w:bidi="ar-SA"/>
        </w:rPr>
        <w:t>the</w:t>
      </w:r>
      <w:r>
        <w:rPr>
          <w:rFonts w:ascii="Verdana" w:hAnsi="Verdana" w:eastAsia="Verdana" w:cs="Verdana"/>
          <w:color w:val="FFFFFF"/>
          <w:spacing w:val="-14"/>
          <w:sz w:val="49"/>
          <w:szCs w:val="49"/>
          <w:lang w:val="en-US" w:eastAsia="en-US" w:bidi="ar-SA"/>
        </w:rPr>
        <w:t xml:space="preserve"> </w:t>
      </w:r>
      <w:r>
        <w:rPr>
          <w:rFonts w:ascii="Verdana" w:hAnsi="Verdana" w:eastAsia="Verdana" w:cs="Verdana"/>
          <w:color w:val="FFFFFF"/>
          <w:sz w:val="49"/>
          <w:szCs w:val="49"/>
          <w:lang w:val="en-US" w:eastAsia="en-US" w:bidi="ar-SA"/>
        </w:rPr>
        <w:t>vaccine,</w:t>
      </w:r>
    </w:p>
    <w:p>
      <w:pPr>
        <w:widowControl w:val="0"/>
        <w:autoSpaceDE w:val="0"/>
        <w:autoSpaceDN w:val="0"/>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spacing w:before="5"/>
        <w:jc w:val="right"/>
        <w:rPr>
          <w:rFonts w:ascii="Verdana" w:hAnsi="Verdana" w:eastAsia="Verdana" w:cs="Verdana"/>
          <w:sz w:val="49"/>
          <w:szCs w:val="49"/>
          <w:lang w:val="en-US" w:eastAsia="en-US" w:bidi="ar-SA"/>
        </w:rPr>
      </w:pPr>
      <w:r>
        <w:rPr>
          <w:rFonts w:ascii="Verdana" w:hAnsi="Verdana" w:eastAsia="Verdana" w:cs="Verdana"/>
          <w:color w:val="FFFFFF"/>
          <w:sz w:val="49"/>
          <w:szCs w:val="49"/>
          <w:lang w:val="en-US" w:eastAsia="en-US" w:bidi="ar-SA"/>
        </w:rPr>
        <w:t>let's</w:t>
      </w:r>
      <w:r>
        <w:rPr>
          <w:rFonts w:ascii="Verdana" w:hAnsi="Verdana" w:eastAsia="Verdana" w:cs="Verdana"/>
          <w:color w:val="FFFFFF"/>
          <w:spacing w:val="-4"/>
          <w:sz w:val="49"/>
          <w:szCs w:val="49"/>
          <w:lang w:val="en-US" w:eastAsia="en-US" w:bidi="ar-SA"/>
        </w:rPr>
        <w:t xml:space="preserve"> </w:t>
      </w:r>
      <w:r>
        <w:rPr>
          <w:rFonts w:ascii="Verdana" w:hAnsi="Verdana" w:eastAsia="Verdana" w:cs="Verdana"/>
          <w:color w:val="FFFFFF"/>
          <w:sz w:val="49"/>
          <w:szCs w:val="49"/>
          <w:lang w:val="en-US" w:eastAsia="en-US" w:bidi="ar-SA"/>
        </w:rPr>
        <w:t>understand</w:t>
      </w:r>
      <w:r>
        <w:rPr>
          <w:rFonts w:ascii="Verdana" w:hAnsi="Verdana" w:eastAsia="Verdana" w:cs="Verdana"/>
          <w:color w:val="FFFFFF"/>
          <w:spacing w:val="-3"/>
          <w:sz w:val="49"/>
          <w:szCs w:val="49"/>
          <w:lang w:val="en-US" w:eastAsia="en-US" w:bidi="ar-SA"/>
        </w:rPr>
        <w:t xml:space="preserve"> </w:t>
      </w:r>
      <w:r>
        <w:rPr>
          <w:rFonts w:ascii="Verdana" w:hAnsi="Verdana" w:eastAsia="Verdana" w:cs="Verdana"/>
          <w:color w:val="FFFFFF"/>
          <w:sz w:val="49"/>
          <w:szCs w:val="49"/>
          <w:lang w:val="en-US" w:eastAsia="en-US" w:bidi="ar-SA"/>
        </w:rPr>
        <w:t>the</w:t>
      </w:r>
    </w:p>
    <w:p>
      <w:pPr>
        <w:widowControl w:val="0"/>
        <w:autoSpaceDE w:val="0"/>
        <w:autoSpaceDN w:val="0"/>
        <w:spacing w:before="5"/>
        <w:ind w:left="89"/>
        <w:rPr>
          <w:rFonts w:ascii="Verdana" w:hAnsi="Verdana" w:eastAsia="Verdana" w:cs="Verdana"/>
          <w:b/>
          <w:sz w:val="49"/>
          <w:szCs w:val="22"/>
          <w:lang w:val="en-US" w:eastAsia="en-US" w:bidi="ar-SA"/>
        </w:rPr>
      </w:pPr>
      <w:r>
        <w:rPr>
          <w:rFonts w:ascii="Verdana" w:hAnsi="Verdana" w:eastAsia="Verdana" w:cs="Verdana"/>
          <w:sz w:val="22"/>
          <w:szCs w:val="22"/>
          <w:lang w:val="en-US" w:eastAsia="en-US" w:bidi="ar-SA"/>
        </w:rPr>
        <w:br w:type="column"/>
      </w:r>
      <w:r>
        <w:rPr>
          <w:rFonts w:ascii="Verdana" w:hAnsi="Verdana" w:eastAsia="Verdana" w:cs="Verdana"/>
          <w:b/>
          <w:color w:val="FFFFFF"/>
          <w:w w:val="85"/>
          <w:sz w:val="49"/>
          <w:szCs w:val="22"/>
          <w:lang w:val="en-US" w:eastAsia="en-US" w:bidi="ar-SA"/>
        </w:rPr>
        <w:t>Covid-19</w:t>
      </w:r>
    </w:p>
    <w:p>
      <w:pPr>
        <w:widowControl w:val="0"/>
        <w:autoSpaceDE w:val="0"/>
        <w:autoSpaceDN w:val="0"/>
        <w:spacing w:before="5"/>
        <w:ind w:left="89"/>
        <w:rPr>
          <w:rFonts w:ascii="Verdana" w:hAnsi="Verdana" w:eastAsia="Verdana" w:cs="Verdana"/>
          <w:sz w:val="49"/>
          <w:szCs w:val="49"/>
          <w:lang w:val="en-US" w:eastAsia="en-US" w:bidi="ar-SA"/>
        </w:rPr>
      </w:pPr>
      <w:r>
        <w:rPr>
          <w:rFonts w:ascii="Verdana" w:hAnsi="Verdana" w:eastAsia="Verdana" w:cs="Verdana"/>
          <w:sz w:val="49"/>
          <w:szCs w:val="49"/>
          <w:lang w:val="en-US" w:eastAsia="en-US" w:bidi="ar-SA"/>
        </w:rPr>
        <w:br w:type="column"/>
      </w:r>
      <w:r>
        <w:rPr>
          <w:rFonts w:ascii="Verdana" w:hAnsi="Verdana" w:eastAsia="Verdana" w:cs="Verdana"/>
          <w:color w:val="FFFFFF"/>
          <w:sz w:val="49"/>
          <w:szCs w:val="49"/>
          <w:lang w:val="en-US" w:eastAsia="en-US" w:bidi="ar-SA"/>
        </w:rPr>
        <w:t>virus.</w:t>
      </w:r>
    </w:p>
    <w:p>
      <w:pPr>
        <w:widowControl w:val="0"/>
        <w:autoSpaceDE w:val="0"/>
        <w:autoSpaceDN w:val="0"/>
        <w:rPr>
          <w:rFonts w:ascii="Verdana" w:hAnsi="Verdana" w:eastAsia="Verdana" w:cs="Verdana"/>
          <w:sz w:val="22"/>
          <w:szCs w:val="22"/>
          <w:lang w:val="en-US" w:eastAsia="en-US" w:bidi="ar-SA"/>
        </w:rPr>
        <w:sectPr>
          <w:type w:val="continuous"/>
          <w:pgSz w:w="28820" w:h="16220" w:orient="landscape"/>
          <w:pgMar w:top="0" w:right="860" w:bottom="0" w:left="2000" w:header="720" w:footer="720" w:gutter="0"/>
          <w:cols w:equalWidth="0" w:num="3">
            <w:col w:w="20419" w:space="40"/>
            <w:col w:w="2238" w:space="39"/>
            <w:col w:w="3224"/>
          </w:cols>
        </w:sectPr>
      </w:pPr>
    </w:p>
    <w:p>
      <w:pPr>
        <w:widowControl w:val="0"/>
        <w:autoSpaceDE w:val="0"/>
        <w:autoSpaceDN w:val="0"/>
        <w:spacing w:before="4" w:line="242" w:lineRule="auto"/>
        <w:ind w:left="15440" w:right="1046"/>
        <w:rPr>
          <w:rFonts w:ascii="Verdana" w:hAnsi="Verdana" w:eastAsia="Verdana" w:cs="Verdana"/>
          <w:sz w:val="49"/>
          <w:szCs w:val="49"/>
          <w:lang w:val="en-US" w:eastAsia="en-US" w:bidi="ar-SA"/>
        </w:rPr>
      </w:pPr>
      <w:r>
        <mc:AlternateContent>
          <mc:Choice Requires="wps">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8288000" cy="10287000"/>
                <wp:effectExtent l="0" t="0" r="0" b="0"/>
                <wp:wrapNone/>
                <wp:docPr id="15" name="Rectangles 2"/>
                <wp:cNvGraphicFramePr/>
                <a:graphic xmlns:a="http://schemas.openxmlformats.org/drawingml/2006/main">
                  <a:graphicData uri="http://schemas.microsoft.com/office/word/2010/wordprocessingShape">
                    <wps:wsp>
                      <wps:cNvSpPr/>
                      <wps:spPr>
                        <a:xfrm>
                          <a:off x="0" y="0"/>
                          <a:ext cx="18288000" cy="10287000"/>
                        </a:xfrm>
                        <a:prstGeom prst="rect">
                          <a:avLst/>
                        </a:prstGeom>
                        <a:solidFill>
                          <a:srgbClr val="000000"/>
                        </a:solidFill>
                        <a:ln>
                          <a:noFill/>
                        </a:ln>
                      </wps:spPr>
                      <wps:bodyPr upright="1"/>
                    </wps:wsp>
                  </a:graphicData>
                </a:graphic>
              </wp:anchor>
            </w:drawing>
          </mc:Choice>
          <mc:Fallback>
            <w:pict>
              <v:rect id="Rectangles 2" o:spid="_x0000_s1026" o:spt="1" style="position:absolute;left:0pt;margin-left:0pt;margin-top:0pt;height:810pt;width:1440pt;mso-position-horizontal-relative:page;mso-position-vertical-relative:page;z-index:-251650048;mso-width-relative:page;mso-height-relative:page;" fillcolor="#000000" filled="t" stroked="f" coordsize="21600,21600" o:gfxdata="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0CA3VAAAABwEAAA8A&#10;AAAAAAAAAQAgAAAAIgAAAGRycy9kb3ducmV2LnhtbFBLAQIUABQAAAAIAIdO4kAajSt2qAEAAGcD&#10;AAAOAAAAAAAAAAEAIAAAACQBAABkcnMvZTJvRG9jLnhtbFBLBQYAAAAABgAGAFkBAAA+BQAAAAA=&#10;">
                <v:fill on="t" focussize="0,0"/>
                <v:stroke on="f"/>
                <v:imagedata o:title=""/>
                <o:lock v:ext="edit" aspectratio="f"/>
              </v:rect>
            </w:pict>
          </mc:Fallback>
        </mc:AlternateContent>
      </w:r>
      <w:r>
        <w:drawing>
          <wp:anchor distT="0" distB="0" distL="0" distR="0" simplePos="0" relativeHeight="251667456" behindDoc="1" locked="0" layoutInCell="1" allowOverlap="1">
            <wp:simplePos x="0" y="0"/>
            <wp:positionH relativeFrom="page">
              <wp:posOffset>0</wp:posOffset>
            </wp:positionH>
            <wp:positionV relativeFrom="page">
              <wp:posOffset>0</wp:posOffset>
            </wp:positionV>
            <wp:extent cx="9144000" cy="102870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5" cstate="print"/>
                    <a:stretch>
                      <a:fillRect/>
                    </a:stretch>
                  </pic:blipFill>
                  <pic:spPr>
                    <a:xfrm>
                      <a:off x="0" y="0"/>
                      <a:ext cx="9143999" cy="10286999"/>
                    </a:xfrm>
                    <a:prstGeom prst="rect">
                      <a:avLst/>
                    </a:prstGeom>
                  </pic:spPr>
                </pic:pic>
              </a:graphicData>
            </a:graphic>
          </wp:anchor>
        </w:drawing>
      </w:r>
      <w:r>
        <w:rPr>
          <w:rFonts w:ascii="Verdana" w:hAnsi="Verdana" w:eastAsia="Verdana" w:cs="Verdana"/>
          <w:color w:val="FFFFFF"/>
          <w:sz w:val="49"/>
          <w:szCs w:val="49"/>
          <w:lang w:val="en-US" w:eastAsia="en-US" w:bidi="ar-SA"/>
        </w:rPr>
        <w:t>This highly contagious respiratory</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illness caused by the novel</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coronavirus</w:t>
      </w:r>
      <w:r>
        <w:rPr>
          <w:rFonts w:ascii="Verdana" w:hAnsi="Verdana" w:eastAsia="Verdana" w:cs="Verdana"/>
          <w:color w:val="FFFFFF"/>
          <w:spacing w:val="4"/>
          <w:sz w:val="49"/>
          <w:szCs w:val="49"/>
          <w:lang w:val="en-US" w:eastAsia="en-US" w:bidi="ar-SA"/>
        </w:rPr>
        <w:t xml:space="preserve"> </w:t>
      </w:r>
      <w:r>
        <w:rPr>
          <w:rFonts w:ascii="Verdana" w:hAnsi="Verdana" w:eastAsia="Verdana" w:cs="Verdana"/>
          <w:color w:val="FFFFFF"/>
          <w:sz w:val="49"/>
          <w:szCs w:val="49"/>
          <w:lang w:val="en-US" w:eastAsia="en-US" w:bidi="ar-SA"/>
        </w:rPr>
        <w:t>has</w:t>
      </w:r>
      <w:r>
        <w:rPr>
          <w:rFonts w:ascii="Verdana" w:hAnsi="Verdana" w:eastAsia="Verdana" w:cs="Verdana"/>
          <w:color w:val="FFFFFF"/>
          <w:spacing w:val="4"/>
          <w:sz w:val="49"/>
          <w:szCs w:val="49"/>
          <w:lang w:val="en-US" w:eastAsia="en-US" w:bidi="ar-SA"/>
        </w:rPr>
        <w:t xml:space="preserve"> </w:t>
      </w:r>
      <w:r>
        <w:rPr>
          <w:rFonts w:ascii="Verdana" w:hAnsi="Verdana" w:eastAsia="Verdana" w:cs="Verdana"/>
          <w:color w:val="FFFFFF"/>
          <w:sz w:val="49"/>
          <w:szCs w:val="49"/>
          <w:lang w:val="en-US" w:eastAsia="en-US" w:bidi="ar-SA"/>
        </w:rPr>
        <w:t>claimed</w:t>
      </w:r>
      <w:r>
        <w:rPr>
          <w:rFonts w:ascii="Verdana" w:hAnsi="Verdana" w:eastAsia="Verdana" w:cs="Verdana"/>
          <w:color w:val="FFFFFF"/>
          <w:spacing w:val="4"/>
          <w:sz w:val="49"/>
          <w:szCs w:val="49"/>
          <w:lang w:val="en-US" w:eastAsia="en-US" w:bidi="ar-SA"/>
        </w:rPr>
        <w:t xml:space="preserve"> </w:t>
      </w:r>
      <w:r>
        <w:rPr>
          <w:rFonts w:ascii="Verdana" w:hAnsi="Verdana" w:eastAsia="Verdana" w:cs="Verdana"/>
          <w:color w:val="FFFFFF"/>
          <w:sz w:val="49"/>
          <w:szCs w:val="49"/>
          <w:lang w:val="en-US" w:eastAsia="en-US" w:bidi="ar-SA"/>
        </w:rPr>
        <w:t>millions</w:t>
      </w:r>
      <w:r>
        <w:rPr>
          <w:rFonts w:ascii="Verdana" w:hAnsi="Verdana" w:eastAsia="Verdana" w:cs="Verdana"/>
          <w:color w:val="FFFFFF"/>
          <w:spacing w:val="5"/>
          <w:sz w:val="49"/>
          <w:szCs w:val="49"/>
          <w:lang w:val="en-US" w:eastAsia="en-US" w:bidi="ar-SA"/>
        </w:rPr>
        <w:t xml:space="preserve"> </w:t>
      </w:r>
      <w:r>
        <w:rPr>
          <w:rFonts w:ascii="Verdana" w:hAnsi="Verdana" w:eastAsia="Verdana" w:cs="Verdana"/>
          <w:color w:val="FFFFFF"/>
          <w:sz w:val="49"/>
          <w:szCs w:val="49"/>
          <w:lang w:val="en-US" w:eastAsia="en-US" w:bidi="ar-SA"/>
        </w:rPr>
        <w:t>of</w:t>
      </w:r>
      <w:r>
        <w:rPr>
          <w:rFonts w:ascii="Verdana" w:hAnsi="Verdana" w:eastAsia="Verdana" w:cs="Verdana"/>
          <w:color w:val="FFFFFF"/>
          <w:spacing w:val="-170"/>
          <w:sz w:val="49"/>
          <w:szCs w:val="49"/>
          <w:lang w:val="en-US" w:eastAsia="en-US" w:bidi="ar-SA"/>
        </w:rPr>
        <w:t xml:space="preserve"> </w:t>
      </w:r>
      <w:r>
        <w:rPr>
          <w:rFonts w:ascii="Verdana" w:hAnsi="Verdana" w:eastAsia="Verdana" w:cs="Verdana"/>
          <w:color w:val="FFFFFF"/>
          <w:sz w:val="49"/>
          <w:szCs w:val="49"/>
          <w:lang w:val="en-US" w:eastAsia="en-US" w:bidi="ar-SA"/>
        </w:rPr>
        <w:t>lives worldwide. We'll explore its</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transmission,</w:t>
      </w:r>
      <w:r>
        <w:rPr>
          <w:rFonts w:ascii="Verdana" w:hAnsi="Verdana" w:eastAsia="Verdana" w:cs="Verdana"/>
          <w:color w:val="FFFFFF"/>
          <w:spacing w:val="-19"/>
          <w:sz w:val="49"/>
          <w:szCs w:val="49"/>
          <w:lang w:val="en-US" w:eastAsia="en-US" w:bidi="ar-SA"/>
        </w:rPr>
        <w:t xml:space="preserve"> </w:t>
      </w:r>
      <w:r>
        <w:rPr>
          <w:rFonts w:ascii="Verdana" w:hAnsi="Verdana" w:eastAsia="Verdana" w:cs="Verdana"/>
          <w:color w:val="FFFFFF"/>
          <w:sz w:val="49"/>
          <w:szCs w:val="49"/>
          <w:lang w:val="en-US" w:eastAsia="en-US" w:bidi="ar-SA"/>
        </w:rPr>
        <w:t>symptoms,</w:t>
      </w:r>
      <w:r>
        <w:rPr>
          <w:rFonts w:ascii="Verdana" w:hAnsi="Verdana" w:eastAsia="Verdana" w:cs="Verdana"/>
          <w:color w:val="FFFFFF"/>
          <w:spacing w:val="-19"/>
          <w:sz w:val="49"/>
          <w:szCs w:val="49"/>
          <w:lang w:val="en-US" w:eastAsia="en-US" w:bidi="ar-SA"/>
        </w:rPr>
        <w:t xml:space="preserve"> </w:t>
      </w:r>
      <w:r>
        <w:rPr>
          <w:rFonts w:ascii="Verdana" w:hAnsi="Verdana" w:eastAsia="Verdana" w:cs="Verdana"/>
          <w:color w:val="FFFFFF"/>
          <w:sz w:val="49"/>
          <w:szCs w:val="49"/>
          <w:lang w:val="en-US" w:eastAsia="en-US" w:bidi="ar-SA"/>
        </w:rPr>
        <w:t>and</w:t>
      </w:r>
      <w:r>
        <w:rPr>
          <w:rFonts w:ascii="Verdana" w:hAnsi="Verdana" w:eastAsia="Verdana" w:cs="Verdana"/>
          <w:color w:val="FFFFFF"/>
          <w:spacing w:val="-19"/>
          <w:sz w:val="49"/>
          <w:szCs w:val="49"/>
          <w:lang w:val="en-US" w:eastAsia="en-US" w:bidi="ar-SA"/>
        </w:rPr>
        <w:t xml:space="preserve"> </w:t>
      </w:r>
      <w:r>
        <w:rPr>
          <w:rFonts w:ascii="Verdana" w:hAnsi="Verdana" w:eastAsia="Verdana" w:cs="Verdana"/>
          <w:color w:val="FFFFFF"/>
          <w:sz w:val="49"/>
          <w:szCs w:val="49"/>
          <w:lang w:val="en-US" w:eastAsia="en-US" w:bidi="ar-SA"/>
        </w:rPr>
        <w:t>long-</w:t>
      </w:r>
      <w:r>
        <w:rPr>
          <w:rFonts w:ascii="Verdana" w:hAnsi="Verdana" w:eastAsia="Verdana" w:cs="Verdana"/>
          <w:color w:val="FFFFFF"/>
          <w:spacing w:val="-169"/>
          <w:sz w:val="49"/>
          <w:szCs w:val="49"/>
          <w:lang w:val="en-US" w:eastAsia="en-US" w:bidi="ar-SA"/>
        </w:rPr>
        <w:t xml:space="preserve"> </w:t>
      </w:r>
      <w:r>
        <w:rPr>
          <w:rFonts w:ascii="Verdana" w:hAnsi="Verdana" w:eastAsia="Verdana" w:cs="Verdana"/>
          <w:color w:val="FFFFFF"/>
          <w:spacing w:val="-2"/>
          <w:sz w:val="49"/>
          <w:szCs w:val="49"/>
          <w:lang w:val="en-US" w:eastAsia="en-US" w:bidi="ar-SA"/>
        </w:rPr>
        <w:t>term</w:t>
      </w:r>
      <w:r>
        <w:rPr>
          <w:rFonts w:ascii="Verdana" w:hAnsi="Verdana" w:eastAsia="Verdana" w:cs="Verdana"/>
          <w:color w:val="FFFFFF"/>
          <w:spacing w:val="-43"/>
          <w:sz w:val="49"/>
          <w:szCs w:val="49"/>
          <w:lang w:val="en-US" w:eastAsia="en-US" w:bidi="ar-SA"/>
        </w:rPr>
        <w:t xml:space="preserve"> </w:t>
      </w:r>
      <w:r>
        <w:rPr>
          <w:rFonts w:ascii="Verdana" w:hAnsi="Verdana" w:eastAsia="Verdana" w:cs="Verdana"/>
          <w:color w:val="FFFFFF"/>
          <w:spacing w:val="-1"/>
          <w:sz w:val="49"/>
          <w:szCs w:val="49"/>
          <w:lang w:val="en-US" w:eastAsia="en-US" w:bidi="ar-SA"/>
        </w:rPr>
        <w:t>effects.</w:t>
      </w:r>
    </w:p>
    <w:p>
      <w:pPr>
        <w:widowControl w:val="0"/>
        <w:autoSpaceDE w:val="0"/>
        <w:autoSpaceDN w:val="0"/>
        <w:spacing w:line="242" w:lineRule="auto"/>
        <w:rPr>
          <w:rFonts w:ascii="Verdana" w:hAnsi="Verdana" w:eastAsia="Verdana" w:cs="Verdana"/>
          <w:sz w:val="22"/>
          <w:szCs w:val="22"/>
          <w:lang w:val="en-US" w:eastAsia="en-US" w:bidi="ar-SA"/>
        </w:rPr>
        <w:sectPr>
          <w:type w:val="continuous"/>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mc:AlternateContent>
          <mc:Choice Requires="wpg">
            <w:drawing>
              <wp:anchor distT="0" distB="0" distL="114300" distR="114300" simplePos="0" relativeHeight="251661312" behindDoc="0" locked="0" layoutInCell="1" allowOverlap="1">
                <wp:simplePos x="0" y="0"/>
                <wp:positionH relativeFrom="page">
                  <wp:posOffset>9144000</wp:posOffset>
                </wp:positionH>
                <wp:positionV relativeFrom="page">
                  <wp:posOffset>0</wp:posOffset>
                </wp:positionV>
                <wp:extent cx="9144000" cy="10287000"/>
                <wp:effectExtent l="0" t="0" r="0" b="0"/>
                <wp:wrapNone/>
                <wp:docPr id="8" name="Group 3"/>
                <wp:cNvGraphicFramePr/>
                <a:graphic xmlns:a="http://schemas.openxmlformats.org/drawingml/2006/main">
                  <a:graphicData uri="http://schemas.microsoft.com/office/word/2010/wordprocessingGroup">
                    <wpg:wgp>
                      <wpg:cNvGrpSpPr/>
                      <wpg:grpSpPr>
                        <a:xfrm>
                          <a:off x="0" y="0"/>
                          <a:ext cx="9144000" cy="10287000"/>
                          <a:chOff x="14400" y="0"/>
                          <a:chExt cx="14400" cy="16200"/>
                        </a:xfrm>
                      </wpg:grpSpPr>
                      <wps:wsp>
                        <wps:cNvPr id="4" name="Rectangles 4"/>
                        <wps:cNvSpPr/>
                        <wps:spPr>
                          <a:xfrm>
                            <a:off x="14400" y="0"/>
                            <a:ext cx="14400" cy="16200"/>
                          </a:xfrm>
                          <a:prstGeom prst="rect">
                            <a:avLst/>
                          </a:prstGeom>
                          <a:solidFill>
                            <a:srgbClr val="000000"/>
                          </a:solidFill>
                          <a:ln>
                            <a:noFill/>
                          </a:ln>
                        </wps:spPr>
                        <wps:bodyPr upright="1"/>
                      </wps:wsp>
                      <pic:pic xmlns:pic="http://schemas.openxmlformats.org/drawingml/2006/picture">
                        <pic:nvPicPr>
                          <pic:cNvPr id="6" name="Picture 5"/>
                          <pic:cNvPicPr>
                            <a:picLocks noChangeAspect="1"/>
                          </pic:cNvPicPr>
                        </pic:nvPicPr>
                        <pic:blipFill>
                          <a:blip r:embed="rId16"/>
                          <a:stretch>
                            <a:fillRect/>
                          </a:stretch>
                        </pic:blipFill>
                        <pic:spPr>
                          <a:xfrm>
                            <a:off x="16461" y="1800"/>
                            <a:ext cx="10230" cy="12540"/>
                          </a:xfrm>
                          <a:prstGeom prst="rect">
                            <a:avLst/>
                          </a:prstGeom>
                          <a:noFill/>
                          <a:ln>
                            <a:noFill/>
                          </a:ln>
                        </pic:spPr>
                      </pic:pic>
                    </wpg:wgp>
                  </a:graphicData>
                </a:graphic>
              </wp:anchor>
            </w:drawing>
          </mc:Choice>
          <mc:Fallback>
            <w:pict>
              <v:group id="Group 3" o:spid="_x0000_s1026" o:spt="203" style="position:absolute;left:0pt;margin-left:720pt;margin-top:0pt;height:810pt;width:720pt;mso-position-horizontal-relative:page;mso-position-vertical-relative:page;z-index:251661312;mso-width-relative:page;mso-height-relative:page;" coordorigin="14400,0" coordsize="14400,16200" o:gfxdata="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">
                <o:lock v:ext="edit" aspectratio="f"/>
                <v:rect id="_x0000_s1026" o:spid="_x0000_s1026" o:spt="1" style="position:absolute;left:14400;top:0;height:16200;width:14400;" fillcolor="#000000" filled="t" stroked="f" coordsize="21600,21600" o:gfxdata="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WLcLvQAA&#10;ANoAAAAPAAAAAAAAAAEAIAAAACIAAABkcnMvZG93bnJldi54bWxQSwECFAAUAAAACACHTuJAMy8F&#10;njsAAAA5AAAAEAAAAAAAAAABACAAAAAMAQAAZHJzL3NoYXBleG1sLnhtbFBLBQYAAAAABgAGAFsB&#10;AAC2AwAAAAA=&#10;">
                  <v:fill on="t" focussize="0,0"/>
                  <v:stroke on="f"/>
                  <v:imagedata o:title=""/>
                  <o:lock v:ext="edit" aspectratio="f"/>
                </v:rect>
                <v:shape id="Picture 5" o:spid="_x0000_s1026" o:spt="75" type="#_x0000_t75" style="position:absolute;left:16461;top:1800;height:12540;width:10230;" filled="f" o:preferrelative="t" stroked="f" coordsize="21600,21600" o:gfxdata="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7lma8AAAA&#10;2gAAAA8AAAAAAAAAAQAgAAAAIgAAAGRycy9kb3ducmV2LnhtbFBLAQIUABQAAAAIAIdO4kAzLwWe&#10;OwAAADkAAAAQAAAAAAAAAAEAIAAAAAsBAABkcnMvc2hhcGV4bWwueG1sUEsFBgAAAAAGAAYAWwEA&#10;ALUDAAAAAA==&#10;">
                  <v:fill on="f" focussize="0,0"/>
                  <v:stroke on="f"/>
                  <v:imagedata r:id="rId16" o:title=""/>
                  <o:lock v:ext="edit" aspectratio="t"/>
                </v:shape>
              </v:group>
            </w:pict>
          </mc:Fallback>
        </mc:AlternateContent>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5"/>
        <w:rPr>
          <w:rFonts w:ascii="Verdana" w:hAnsi="Verdana" w:eastAsia="Verdana" w:cs="Verdana"/>
          <w:sz w:val="21"/>
          <w:szCs w:val="49"/>
          <w:lang w:val="en-US" w:eastAsia="en-US" w:bidi="ar-SA"/>
        </w:rPr>
      </w:pPr>
    </w:p>
    <w:p>
      <w:pPr>
        <w:widowControl w:val="0"/>
        <w:autoSpaceDE w:val="0"/>
        <w:autoSpaceDN w:val="0"/>
        <w:spacing w:before="223"/>
        <w:rPr>
          <w:rFonts w:ascii="Arial Black" w:hAnsi="Arial Black" w:eastAsia="Verdana" w:cs="Verdana"/>
          <w:b/>
          <w:sz w:val="72"/>
          <w:szCs w:val="72"/>
          <w:lang w:val="en-US" w:eastAsia="en-US" w:bidi="ar-SA"/>
        </w:rPr>
      </w:pPr>
      <w:r>
        <w:rPr>
          <w:rFonts w:ascii="Arial Black" w:hAnsi="Arial Black" w:eastAsia="Verdana" w:cs="Verdana"/>
          <w:b/>
          <w:sz w:val="72"/>
          <w:szCs w:val="72"/>
          <w:lang w:val="en-US" w:eastAsia="en-US" w:bidi="ar-SA"/>
        </w:rPr>
        <w:t>The</w:t>
      </w:r>
      <w:r>
        <w:rPr>
          <w:rFonts w:ascii="Arial Black" w:hAnsi="Arial Black" w:eastAsia="Verdana" w:cs="Verdana"/>
          <w:b/>
          <w:spacing w:val="38"/>
          <w:sz w:val="72"/>
          <w:szCs w:val="72"/>
          <w:lang w:val="en-US" w:eastAsia="en-US" w:bidi="ar-SA"/>
        </w:rPr>
        <w:t xml:space="preserve"> </w:t>
      </w:r>
      <w:r>
        <w:rPr>
          <w:rFonts w:ascii="Arial Black" w:hAnsi="Arial Black" w:eastAsia="Verdana" w:cs="Verdana"/>
          <w:b/>
          <w:sz w:val="72"/>
          <w:szCs w:val="72"/>
          <w:lang w:val="en-US" w:eastAsia="en-US" w:bidi="ar-SA"/>
        </w:rPr>
        <w:t>Race</w:t>
      </w:r>
      <w:r>
        <w:rPr>
          <w:rFonts w:ascii="Arial Black" w:hAnsi="Arial Black" w:eastAsia="Verdana" w:cs="Verdana"/>
          <w:b/>
          <w:spacing w:val="39"/>
          <w:sz w:val="72"/>
          <w:szCs w:val="72"/>
          <w:lang w:val="en-US" w:eastAsia="en-US" w:bidi="ar-SA"/>
        </w:rPr>
        <w:t xml:space="preserve"> </w:t>
      </w:r>
      <w:r>
        <w:rPr>
          <w:rFonts w:ascii="Arial Black" w:hAnsi="Arial Black" w:eastAsia="Verdana" w:cs="Verdana"/>
          <w:b/>
          <w:sz w:val="72"/>
          <w:szCs w:val="72"/>
          <w:lang w:val="en-US" w:eastAsia="en-US" w:bidi="ar-SA"/>
        </w:rPr>
        <w:t>for</w:t>
      </w:r>
      <w:r>
        <w:rPr>
          <w:rFonts w:ascii="Arial Black" w:hAnsi="Arial Black" w:eastAsia="Verdana" w:cs="Verdana"/>
          <w:b/>
          <w:spacing w:val="16"/>
          <w:sz w:val="72"/>
          <w:szCs w:val="72"/>
          <w:lang w:val="en-US" w:eastAsia="en-US" w:bidi="ar-SA"/>
        </w:rPr>
        <w:t xml:space="preserve"> </w:t>
      </w:r>
      <w:r>
        <w:rPr>
          <w:rFonts w:ascii="Arial Black" w:hAnsi="Arial Black" w:eastAsia="Verdana" w:cs="Verdana"/>
          <w:b/>
          <w:sz w:val="72"/>
          <w:szCs w:val="72"/>
          <w:lang w:val="en-US" w:eastAsia="en-US" w:bidi="ar-SA"/>
        </w:rPr>
        <w:t>a</w:t>
      </w:r>
      <w:r>
        <w:rPr>
          <w:rFonts w:ascii="Arial Black" w:hAnsi="Arial Black" w:eastAsia="Verdana" w:cs="Verdana"/>
          <w:b/>
          <w:spacing w:val="-6"/>
          <w:sz w:val="72"/>
          <w:szCs w:val="72"/>
          <w:lang w:val="en-US" w:eastAsia="en-US" w:bidi="ar-SA"/>
        </w:rPr>
        <w:t xml:space="preserve"> </w:t>
      </w:r>
      <w:r>
        <w:rPr>
          <w:rFonts w:ascii="Arial Black" w:hAnsi="Arial Black" w:eastAsia="Verdana" w:cs="Verdana"/>
          <w:b/>
          <w:sz w:val="72"/>
          <w:szCs w:val="72"/>
          <w:lang w:val="en-US" w:eastAsia="en-US" w:bidi="ar-SA"/>
        </w:rPr>
        <w:t>Vaccine</w:t>
      </w:r>
    </w:p>
    <w:p>
      <w:pPr>
        <w:widowControl w:val="0"/>
        <w:autoSpaceDE w:val="0"/>
        <w:autoSpaceDN w:val="0"/>
        <w:spacing w:before="729" w:line="278" w:lineRule="auto"/>
        <w:ind w:left="277" w:right="15758"/>
        <w:rPr>
          <w:rFonts w:ascii="Verdana" w:hAnsi="Verdana" w:eastAsia="Verdana" w:cs="Verdana"/>
          <w:sz w:val="49"/>
          <w:szCs w:val="49"/>
          <w:lang w:val="en-US" w:eastAsia="en-US" w:bidi="ar-SA"/>
        </w:rPr>
      </w:pPr>
      <w:r>
        <w:rPr>
          <w:rFonts w:ascii="Verdana" w:hAnsi="Verdana" w:eastAsia="Verdana" w:cs="Verdana"/>
          <w:sz w:val="49"/>
          <w:szCs w:val="49"/>
          <w:lang w:val="en-US" w:eastAsia="en-US" w:bidi="ar-SA"/>
        </w:rPr>
        <w:t>Scientists and researchers embarked on</w:t>
      </w:r>
      <w:r>
        <w:rPr>
          <w:rFonts w:ascii="Verdana" w:hAnsi="Verdana" w:eastAsia="Verdana" w:cs="Verdana"/>
          <w:spacing w:val="-170"/>
          <w:sz w:val="49"/>
          <w:szCs w:val="49"/>
          <w:lang w:val="en-US" w:eastAsia="en-US" w:bidi="ar-SA"/>
        </w:rPr>
        <w:t xml:space="preserve"> </w:t>
      </w:r>
      <w:r>
        <w:rPr>
          <w:rFonts w:ascii="Verdana" w:hAnsi="Verdana" w:eastAsia="Verdana" w:cs="Verdana"/>
          <w:sz w:val="49"/>
          <w:szCs w:val="49"/>
          <w:lang w:val="en-US" w:eastAsia="en-US" w:bidi="ar-SA"/>
        </w:rPr>
        <w:t>an unprecedented race to develop a</w:t>
      </w:r>
      <w:r>
        <w:rPr>
          <w:rFonts w:ascii="Verdana" w:hAnsi="Verdana" w:eastAsia="Verdana" w:cs="Verdana"/>
          <w:spacing w:val="1"/>
          <w:sz w:val="49"/>
          <w:szCs w:val="49"/>
          <w:lang w:val="en-US" w:eastAsia="en-US" w:bidi="ar-SA"/>
        </w:rPr>
        <w:t xml:space="preserve"> </w:t>
      </w:r>
      <w:r>
        <w:rPr>
          <w:rFonts w:ascii="Verdana" w:hAnsi="Verdana" w:eastAsia="Verdana" w:cs="Verdana"/>
          <w:b/>
          <w:w w:val="95"/>
          <w:sz w:val="49"/>
          <w:szCs w:val="49"/>
          <w:lang w:val="en-US" w:eastAsia="en-US" w:bidi="ar-SA"/>
        </w:rPr>
        <w:t xml:space="preserve">safe and effective </w:t>
      </w:r>
      <w:r>
        <w:rPr>
          <w:rFonts w:ascii="Verdana" w:hAnsi="Verdana" w:eastAsia="Verdana" w:cs="Verdana"/>
          <w:w w:val="95"/>
          <w:sz w:val="49"/>
          <w:szCs w:val="49"/>
          <w:lang w:val="en-US" w:eastAsia="en-US" w:bidi="ar-SA"/>
        </w:rPr>
        <w:t>vaccine against</w:t>
      </w:r>
      <w:r>
        <w:rPr>
          <w:rFonts w:ascii="Verdana" w:hAnsi="Verdana" w:eastAsia="Verdana" w:cs="Verdana"/>
          <w:spacing w:val="1"/>
          <w:w w:val="95"/>
          <w:sz w:val="49"/>
          <w:szCs w:val="49"/>
          <w:lang w:val="en-US" w:eastAsia="en-US" w:bidi="ar-SA"/>
        </w:rPr>
        <w:t xml:space="preserve"> </w:t>
      </w:r>
      <w:r>
        <w:rPr>
          <w:rFonts w:ascii="Verdana" w:hAnsi="Verdana" w:eastAsia="Verdana" w:cs="Verdana"/>
          <w:w w:val="95"/>
          <w:sz w:val="49"/>
          <w:szCs w:val="49"/>
          <w:lang w:val="en-US" w:eastAsia="en-US" w:bidi="ar-SA"/>
        </w:rPr>
        <w:t>Covid-19. We'll dive into the different</w:t>
      </w:r>
      <w:r>
        <w:rPr>
          <w:rFonts w:ascii="Verdana" w:hAnsi="Verdana" w:eastAsia="Verdana" w:cs="Verdana"/>
          <w:spacing w:val="1"/>
          <w:w w:val="95"/>
          <w:sz w:val="49"/>
          <w:szCs w:val="49"/>
          <w:lang w:val="en-US" w:eastAsia="en-US" w:bidi="ar-SA"/>
        </w:rPr>
        <w:t xml:space="preserve"> </w:t>
      </w:r>
      <w:r>
        <w:rPr>
          <w:rFonts w:ascii="Verdana" w:hAnsi="Verdana" w:eastAsia="Verdana" w:cs="Verdana"/>
          <w:sz w:val="49"/>
          <w:szCs w:val="49"/>
          <w:lang w:val="en-US" w:eastAsia="en-US" w:bidi="ar-SA"/>
        </w:rPr>
        <w:t>vaccine</w:t>
      </w:r>
      <w:r>
        <w:rPr>
          <w:rFonts w:ascii="Verdana" w:hAnsi="Verdana" w:eastAsia="Verdana" w:cs="Verdana"/>
          <w:spacing w:val="12"/>
          <w:sz w:val="49"/>
          <w:szCs w:val="49"/>
          <w:lang w:val="en-US" w:eastAsia="en-US" w:bidi="ar-SA"/>
        </w:rPr>
        <w:t xml:space="preserve"> </w:t>
      </w:r>
      <w:r>
        <w:rPr>
          <w:rFonts w:ascii="Verdana" w:hAnsi="Verdana" w:eastAsia="Verdana" w:cs="Verdana"/>
          <w:sz w:val="49"/>
          <w:szCs w:val="49"/>
          <w:lang w:val="en-US" w:eastAsia="en-US" w:bidi="ar-SA"/>
        </w:rPr>
        <w:t>technologies</w:t>
      </w:r>
      <w:r>
        <w:rPr>
          <w:rFonts w:ascii="Verdana" w:hAnsi="Verdana" w:eastAsia="Verdana" w:cs="Verdana"/>
          <w:spacing w:val="12"/>
          <w:sz w:val="49"/>
          <w:szCs w:val="49"/>
          <w:lang w:val="en-US" w:eastAsia="en-US" w:bidi="ar-SA"/>
        </w:rPr>
        <w:t xml:space="preserve"> </w:t>
      </w:r>
      <w:r>
        <w:rPr>
          <w:rFonts w:ascii="Verdana" w:hAnsi="Verdana" w:eastAsia="Verdana" w:cs="Verdana"/>
          <w:sz w:val="49"/>
          <w:szCs w:val="49"/>
          <w:lang w:val="en-US" w:eastAsia="en-US" w:bidi="ar-SA"/>
        </w:rPr>
        <w:t>employed,</w:t>
      </w:r>
      <w:r>
        <w:rPr>
          <w:rFonts w:ascii="Verdana" w:hAnsi="Verdana" w:eastAsia="Verdana" w:cs="Verdana"/>
          <w:spacing w:val="12"/>
          <w:sz w:val="49"/>
          <w:szCs w:val="49"/>
          <w:lang w:val="en-US" w:eastAsia="en-US" w:bidi="ar-SA"/>
        </w:rPr>
        <w:t xml:space="preserve"> </w:t>
      </w:r>
      <w:r>
        <w:rPr>
          <w:rFonts w:ascii="Verdana" w:hAnsi="Verdana" w:eastAsia="Verdana" w:cs="Verdana"/>
          <w:sz w:val="49"/>
          <w:szCs w:val="49"/>
          <w:lang w:val="en-US" w:eastAsia="en-US" w:bidi="ar-SA"/>
        </w:rPr>
        <w:t>such</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as</w:t>
      </w:r>
      <w:r>
        <w:rPr>
          <w:rFonts w:ascii="Verdana" w:hAnsi="Verdana" w:eastAsia="Verdana" w:cs="Verdana"/>
          <w:spacing w:val="-170"/>
          <w:sz w:val="49"/>
          <w:szCs w:val="49"/>
          <w:lang w:val="en-US" w:eastAsia="en-US" w:bidi="ar-SA"/>
        </w:rPr>
        <w:t xml:space="preserve"> </w:t>
      </w:r>
      <w:r>
        <w:rPr>
          <w:rFonts w:ascii="Verdana" w:hAnsi="Verdana" w:eastAsia="Verdana" w:cs="Verdana"/>
          <w:sz w:val="49"/>
          <w:szCs w:val="49"/>
          <w:lang w:val="en-US" w:eastAsia="en-US" w:bidi="ar-SA"/>
        </w:rPr>
        <w:t>mRNA</w:t>
      </w:r>
      <w:r>
        <w:rPr>
          <w:rFonts w:ascii="Verdana" w:hAnsi="Verdana" w:eastAsia="Verdana" w:cs="Verdana"/>
          <w:spacing w:val="-14"/>
          <w:sz w:val="49"/>
          <w:szCs w:val="49"/>
          <w:lang w:val="en-US" w:eastAsia="en-US" w:bidi="ar-SA"/>
        </w:rPr>
        <w:t xml:space="preserve"> </w:t>
      </w:r>
      <w:r>
        <w:rPr>
          <w:rFonts w:ascii="Verdana" w:hAnsi="Verdana" w:eastAsia="Verdana" w:cs="Verdana"/>
          <w:sz w:val="49"/>
          <w:szCs w:val="49"/>
          <w:lang w:val="en-US" w:eastAsia="en-US" w:bidi="ar-SA"/>
        </w:rPr>
        <w:t>and</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viral</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vector,</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and</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the</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rigorous</w:t>
      </w:r>
      <w:r>
        <w:rPr>
          <w:rFonts w:ascii="Verdana" w:hAnsi="Verdana" w:eastAsia="Verdana" w:cs="Verdana"/>
          <w:spacing w:val="-170"/>
          <w:sz w:val="49"/>
          <w:szCs w:val="49"/>
          <w:lang w:val="en-US" w:eastAsia="en-US" w:bidi="ar-SA"/>
        </w:rPr>
        <w:t xml:space="preserve"> </w:t>
      </w:r>
      <w:r>
        <w:rPr>
          <w:rFonts w:ascii="Verdana" w:hAnsi="Verdana" w:eastAsia="Verdana" w:cs="Verdana"/>
          <w:sz w:val="49"/>
          <w:szCs w:val="49"/>
          <w:lang w:val="en-US" w:eastAsia="en-US" w:bidi="ar-SA"/>
        </w:rPr>
        <w:t>testing</w:t>
      </w:r>
      <w:r>
        <w:rPr>
          <w:rFonts w:ascii="Verdana" w:hAnsi="Verdana" w:eastAsia="Verdana" w:cs="Verdana"/>
          <w:spacing w:val="-34"/>
          <w:sz w:val="49"/>
          <w:szCs w:val="49"/>
          <w:lang w:val="en-US" w:eastAsia="en-US" w:bidi="ar-SA"/>
        </w:rPr>
        <w:t xml:space="preserve"> </w:t>
      </w:r>
      <w:r>
        <w:rPr>
          <w:rFonts w:ascii="Verdana" w:hAnsi="Verdana" w:eastAsia="Verdana" w:cs="Verdana"/>
          <w:sz w:val="49"/>
          <w:szCs w:val="49"/>
          <w:lang w:val="en-US" w:eastAsia="en-US" w:bidi="ar-SA"/>
        </w:rPr>
        <w:t>phases</w:t>
      </w:r>
      <w:r>
        <w:rPr>
          <w:rFonts w:ascii="Verdana" w:hAnsi="Verdana" w:eastAsia="Verdana" w:cs="Verdana"/>
          <w:spacing w:val="-33"/>
          <w:sz w:val="49"/>
          <w:szCs w:val="49"/>
          <w:lang w:val="en-US" w:eastAsia="en-US" w:bidi="ar-SA"/>
        </w:rPr>
        <w:t xml:space="preserve"> </w:t>
      </w:r>
      <w:r>
        <w:rPr>
          <w:rFonts w:ascii="Verdana" w:hAnsi="Verdana" w:eastAsia="Verdana" w:cs="Verdana"/>
          <w:sz w:val="49"/>
          <w:szCs w:val="49"/>
          <w:lang w:val="en-US" w:eastAsia="en-US" w:bidi="ar-SA"/>
        </w:rPr>
        <w:t>they</w:t>
      </w:r>
      <w:r>
        <w:rPr>
          <w:rFonts w:ascii="Verdana" w:hAnsi="Verdana" w:eastAsia="Verdana" w:cs="Verdana"/>
          <w:spacing w:val="-34"/>
          <w:sz w:val="49"/>
          <w:szCs w:val="49"/>
          <w:lang w:val="en-US" w:eastAsia="en-US" w:bidi="ar-SA"/>
        </w:rPr>
        <w:t xml:space="preserve"> </w:t>
      </w:r>
      <w:r>
        <w:rPr>
          <w:rFonts w:ascii="Verdana" w:hAnsi="Verdana" w:eastAsia="Verdana" w:cs="Verdana"/>
          <w:sz w:val="49"/>
          <w:szCs w:val="49"/>
          <w:lang w:val="en-US" w:eastAsia="en-US" w:bidi="ar-SA"/>
        </w:rPr>
        <w:t>underwent.</w:t>
      </w:r>
    </w:p>
    <w:p>
      <w:pPr>
        <w:widowControl w:val="0"/>
        <w:autoSpaceDE w:val="0"/>
        <w:autoSpaceDN w:val="0"/>
        <w:spacing w:line="278" w:lineRule="auto"/>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w:drawing>
          <wp:anchor distT="0" distB="0" distL="0" distR="0" simplePos="0" relativeHeight="251662336" behindDoc="0" locked="0" layoutInCell="1" allowOverlap="1">
            <wp:simplePos x="0" y="0"/>
            <wp:positionH relativeFrom="page">
              <wp:posOffset>9144000</wp:posOffset>
            </wp:positionH>
            <wp:positionV relativeFrom="page">
              <wp:posOffset>0</wp:posOffset>
            </wp:positionV>
            <wp:extent cx="9144000" cy="10287000"/>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7" cstate="print"/>
                    <a:stretch>
                      <a:fillRect/>
                    </a:stretch>
                  </pic:blipFill>
                  <pic:spPr>
                    <a:xfrm>
                      <a:off x="0" y="0"/>
                      <a:ext cx="9143851" cy="10286851"/>
                    </a:xfrm>
                    <a:prstGeom prst="rect">
                      <a:avLst/>
                    </a:prstGeom>
                  </pic:spPr>
                </pic:pic>
              </a:graphicData>
            </a:graphic>
          </wp:anchor>
        </w:drawing>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7"/>
        <w:rPr>
          <w:rFonts w:ascii="Verdana" w:hAnsi="Verdana" w:eastAsia="Verdana" w:cs="Verdana"/>
          <w:sz w:val="15"/>
          <w:szCs w:val="49"/>
          <w:lang w:val="en-US" w:eastAsia="en-US" w:bidi="ar-SA"/>
        </w:rPr>
      </w:pPr>
    </w:p>
    <w:p>
      <w:pPr>
        <w:widowControl w:val="0"/>
        <w:autoSpaceDE w:val="0"/>
        <w:autoSpaceDN w:val="0"/>
        <w:spacing w:before="204"/>
        <w:ind w:left="228"/>
        <w:rPr>
          <w:rFonts w:ascii="Arial Black" w:hAnsi="Arial Black" w:eastAsia="Verdana" w:cs="Verdana"/>
          <w:b/>
          <w:sz w:val="72"/>
          <w:szCs w:val="22"/>
          <w:lang w:val="en-US" w:eastAsia="en-US" w:bidi="ar-SA"/>
        </w:rPr>
      </w:pPr>
      <w:r>
        <w:rPr>
          <w:rFonts w:ascii="Arial Black" w:hAnsi="Arial Black" w:eastAsia="Verdana" w:cs="Verdana"/>
          <w:b/>
          <w:w w:val="95"/>
          <w:sz w:val="72"/>
          <w:szCs w:val="22"/>
          <w:lang w:val="en-US" w:eastAsia="en-US" w:bidi="ar-SA"/>
        </w:rPr>
        <w:t>Unveiling</w:t>
      </w:r>
      <w:r>
        <w:rPr>
          <w:rFonts w:ascii="Arial Black" w:hAnsi="Arial Black" w:eastAsia="Verdana" w:cs="Verdana"/>
          <w:b/>
          <w:spacing w:val="-6"/>
          <w:w w:val="95"/>
          <w:sz w:val="72"/>
          <w:szCs w:val="22"/>
          <w:lang w:val="en-US" w:eastAsia="en-US" w:bidi="ar-SA"/>
        </w:rPr>
        <w:t xml:space="preserve"> </w:t>
      </w:r>
      <w:r>
        <w:rPr>
          <w:rFonts w:ascii="Arial Black" w:hAnsi="Arial Black" w:eastAsia="Verdana" w:cs="Verdana"/>
          <w:b/>
          <w:w w:val="95"/>
          <w:sz w:val="72"/>
          <w:szCs w:val="22"/>
          <w:lang w:val="en-US" w:eastAsia="en-US" w:bidi="ar-SA"/>
        </w:rPr>
        <w:t>the</w:t>
      </w:r>
      <w:r>
        <w:rPr>
          <w:rFonts w:ascii="Arial Black" w:hAnsi="Arial Black" w:eastAsia="Verdana" w:cs="Verdana"/>
          <w:b/>
          <w:spacing w:val="-30"/>
          <w:w w:val="95"/>
          <w:sz w:val="72"/>
          <w:szCs w:val="22"/>
          <w:lang w:val="en-US" w:eastAsia="en-US" w:bidi="ar-SA"/>
        </w:rPr>
        <w:t xml:space="preserve"> </w:t>
      </w:r>
      <w:r>
        <w:rPr>
          <w:rFonts w:ascii="Arial Black" w:hAnsi="Arial Black" w:eastAsia="Verdana" w:cs="Verdana"/>
          <w:b/>
          <w:w w:val="95"/>
          <w:sz w:val="72"/>
          <w:szCs w:val="22"/>
          <w:lang w:val="en-US" w:eastAsia="en-US" w:bidi="ar-SA"/>
        </w:rPr>
        <w:t>Vaccine</w:t>
      </w:r>
      <w:r>
        <w:rPr>
          <w:rFonts w:ascii="Arial Black" w:hAnsi="Arial Black" w:eastAsia="Verdana" w:cs="Verdana"/>
          <w:b/>
          <w:spacing w:val="4"/>
          <w:w w:val="95"/>
          <w:sz w:val="72"/>
          <w:szCs w:val="22"/>
          <w:lang w:val="en-US" w:eastAsia="en-US" w:bidi="ar-SA"/>
        </w:rPr>
        <w:t xml:space="preserve"> </w:t>
      </w:r>
      <w:r>
        <w:rPr>
          <w:rFonts w:ascii="Arial Black" w:hAnsi="Arial Black" w:eastAsia="Verdana" w:cs="Verdana"/>
          <w:b/>
          <w:w w:val="95"/>
          <w:sz w:val="72"/>
          <w:szCs w:val="22"/>
          <w:lang w:val="en-US" w:eastAsia="en-US" w:bidi="ar-SA"/>
        </w:rPr>
        <w:t>Efficacy</w:t>
      </w:r>
    </w:p>
    <w:p>
      <w:pPr>
        <w:widowControl w:val="0"/>
        <w:autoSpaceDE w:val="0"/>
        <w:autoSpaceDN w:val="0"/>
        <w:spacing w:before="5"/>
        <w:rPr>
          <w:rFonts w:ascii="Trebuchet MS" w:hAnsi="Verdana" w:eastAsia="Verdana" w:cs="Verdana"/>
          <w:b/>
          <w:sz w:val="105"/>
          <w:szCs w:val="49"/>
          <w:lang w:val="en-US" w:eastAsia="en-US" w:bidi="ar-SA"/>
        </w:rPr>
      </w:pPr>
    </w:p>
    <w:p>
      <w:pPr>
        <w:widowControl w:val="0"/>
        <w:autoSpaceDE w:val="0"/>
        <w:autoSpaceDN w:val="0"/>
        <w:spacing w:line="278" w:lineRule="auto"/>
        <w:ind w:left="249" w:right="15884" w:firstLine="751"/>
        <w:jc w:val="right"/>
        <w:rPr>
          <w:rFonts w:ascii="Verdana" w:hAnsi="Verdana" w:eastAsia="Verdana" w:cs="Verdana"/>
          <w:sz w:val="49"/>
          <w:szCs w:val="49"/>
          <w:lang w:val="en-US" w:eastAsia="en-US" w:bidi="ar-SA"/>
        </w:rPr>
      </w:pPr>
      <w:r>
        <w:rPr>
          <w:rFonts w:ascii="Verdana" w:hAnsi="Verdana" w:eastAsia="Verdana" w:cs="Verdana"/>
          <w:sz w:val="49"/>
          <w:szCs w:val="49"/>
          <w:lang w:val="en-US" w:eastAsia="en-US" w:bidi="ar-SA"/>
        </w:rPr>
        <w:t>The moment we've been waiting for!</w:t>
      </w:r>
      <w:r>
        <w:rPr>
          <w:rFonts w:ascii="Verdana" w:hAnsi="Verdana" w:eastAsia="Verdana" w:cs="Verdana"/>
          <w:spacing w:val="-170"/>
          <w:sz w:val="49"/>
          <w:szCs w:val="49"/>
          <w:lang w:val="en-US" w:eastAsia="en-US" w:bidi="ar-SA"/>
        </w:rPr>
        <w:t xml:space="preserve"> </w:t>
      </w:r>
      <w:r>
        <w:rPr>
          <w:rFonts w:ascii="Verdana" w:hAnsi="Verdana" w:eastAsia="Verdana" w:cs="Verdana"/>
          <w:sz w:val="49"/>
          <w:szCs w:val="49"/>
          <w:lang w:val="en-US" w:eastAsia="en-US" w:bidi="ar-SA"/>
        </w:rPr>
        <w:t>We'll discuss the remarkable efﬁcacy</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rates of authorized vaccines,</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highlighting their ability to prevent</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severe illness and reduce transmission.</w:t>
      </w:r>
      <w:r>
        <w:rPr>
          <w:rFonts w:ascii="Verdana" w:hAnsi="Verdana" w:eastAsia="Verdana" w:cs="Verdana"/>
          <w:spacing w:val="-170"/>
          <w:sz w:val="49"/>
          <w:szCs w:val="49"/>
          <w:lang w:val="en-US" w:eastAsia="en-US" w:bidi="ar-SA"/>
        </w:rPr>
        <w:t xml:space="preserve"> </w:t>
      </w:r>
      <w:r>
        <w:rPr>
          <w:rFonts w:ascii="Verdana" w:hAnsi="Verdana" w:eastAsia="Verdana" w:cs="Verdana"/>
          <w:sz w:val="49"/>
          <w:szCs w:val="49"/>
          <w:lang w:val="en-US" w:eastAsia="en-US" w:bidi="ar-SA"/>
        </w:rPr>
        <w:t>Let's explore the data and understand</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the</w:t>
      </w:r>
      <w:r>
        <w:rPr>
          <w:rFonts w:ascii="Verdana" w:hAnsi="Verdana" w:eastAsia="Verdana" w:cs="Verdana"/>
          <w:spacing w:val="-16"/>
          <w:sz w:val="49"/>
          <w:szCs w:val="49"/>
          <w:lang w:val="en-US" w:eastAsia="en-US" w:bidi="ar-SA"/>
        </w:rPr>
        <w:t xml:space="preserve"> </w:t>
      </w:r>
      <w:r>
        <w:rPr>
          <w:rFonts w:ascii="Verdana" w:hAnsi="Verdana" w:eastAsia="Verdana" w:cs="Verdana"/>
          <w:sz w:val="49"/>
          <w:szCs w:val="49"/>
          <w:lang w:val="en-US" w:eastAsia="en-US" w:bidi="ar-SA"/>
        </w:rPr>
        <w:t>real-world</w:t>
      </w:r>
      <w:r>
        <w:rPr>
          <w:rFonts w:ascii="Verdana" w:hAnsi="Verdana" w:eastAsia="Verdana" w:cs="Verdana"/>
          <w:spacing w:val="-16"/>
          <w:sz w:val="49"/>
          <w:szCs w:val="49"/>
          <w:lang w:val="en-US" w:eastAsia="en-US" w:bidi="ar-SA"/>
        </w:rPr>
        <w:t xml:space="preserve"> </w:t>
      </w:r>
      <w:r>
        <w:rPr>
          <w:rFonts w:ascii="Verdana" w:hAnsi="Verdana" w:eastAsia="Verdana" w:cs="Verdana"/>
          <w:sz w:val="49"/>
          <w:szCs w:val="49"/>
          <w:lang w:val="en-US" w:eastAsia="en-US" w:bidi="ar-SA"/>
        </w:rPr>
        <w:t>impact</w:t>
      </w:r>
      <w:r>
        <w:rPr>
          <w:rFonts w:ascii="Verdana" w:hAnsi="Verdana" w:eastAsia="Verdana" w:cs="Verdana"/>
          <w:spacing w:val="-15"/>
          <w:sz w:val="49"/>
          <w:szCs w:val="49"/>
          <w:lang w:val="en-US" w:eastAsia="en-US" w:bidi="ar-SA"/>
        </w:rPr>
        <w:t xml:space="preserve"> </w:t>
      </w:r>
      <w:r>
        <w:rPr>
          <w:rFonts w:ascii="Verdana" w:hAnsi="Verdana" w:eastAsia="Verdana" w:cs="Verdana"/>
          <w:sz w:val="49"/>
          <w:szCs w:val="49"/>
          <w:lang w:val="en-US" w:eastAsia="en-US" w:bidi="ar-SA"/>
        </w:rPr>
        <w:t>of</w:t>
      </w:r>
      <w:r>
        <w:rPr>
          <w:rFonts w:ascii="Verdana" w:hAnsi="Verdana" w:eastAsia="Verdana" w:cs="Verdana"/>
          <w:spacing w:val="-16"/>
          <w:sz w:val="49"/>
          <w:szCs w:val="49"/>
          <w:lang w:val="en-US" w:eastAsia="en-US" w:bidi="ar-SA"/>
        </w:rPr>
        <w:t xml:space="preserve"> </w:t>
      </w:r>
      <w:r>
        <w:rPr>
          <w:rFonts w:ascii="Verdana" w:hAnsi="Verdana" w:eastAsia="Verdana" w:cs="Verdana"/>
          <w:sz w:val="49"/>
          <w:szCs w:val="49"/>
          <w:lang w:val="en-US" w:eastAsia="en-US" w:bidi="ar-SA"/>
        </w:rPr>
        <w:t>these</w:t>
      </w:r>
      <w:r>
        <w:rPr>
          <w:rFonts w:ascii="Verdana" w:hAnsi="Verdana" w:eastAsia="Verdana" w:cs="Verdana"/>
          <w:spacing w:val="-15"/>
          <w:sz w:val="49"/>
          <w:szCs w:val="49"/>
          <w:lang w:val="en-US" w:eastAsia="en-US" w:bidi="ar-SA"/>
        </w:rPr>
        <w:t xml:space="preserve"> </w:t>
      </w:r>
      <w:r>
        <w:rPr>
          <w:rFonts w:ascii="Verdana" w:hAnsi="Verdana" w:eastAsia="Verdana" w:cs="Verdana"/>
          <w:sz w:val="49"/>
          <w:szCs w:val="49"/>
          <w:lang w:val="en-US" w:eastAsia="en-US" w:bidi="ar-SA"/>
        </w:rPr>
        <w:t>vaccines.</w:t>
      </w:r>
    </w:p>
    <w:p>
      <w:pPr>
        <w:widowControl w:val="0"/>
        <w:autoSpaceDE w:val="0"/>
        <w:autoSpaceDN w:val="0"/>
        <w:spacing w:line="278" w:lineRule="auto"/>
        <w:jc w:val="right"/>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w:drawing>
          <wp:anchor distT="0" distB="0" distL="0" distR="0" simplePos="0" relativeHeight="251663360" behindDoc="0" locked="0" layoutInCell="1" allowOverlap="1">
            <wp:simplePos x="0" y="0"/>
            <wp:positionH relativeFrom="page">
              <wp:posOffset>9561830</wp:posOffset>
            </wp:positionH>
            <wp:positionV relativeFrom="page">
              <wp:posOffset>0</wp:posOffset>
            </wp:positionV>
            <wp:extent cx="8725535" cy="10287000"/>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8725846" cy="10286851"/>
                    </a:xfrm>
                    <a:prstGeom prst="rect">
                      <a:avLst/>
                    </a:prstGeom>
                  </pic:spPr>
                </pic:pic>
              </a:graphicData>
            </a:graphic>
          </wp:anchor>
        </w:drawing>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6"/>
        <w:rPr>
          <w:rFonts w:ascii="Verdana" w:hAnsi="Verdana" w:eastAsia="Verdana" w:cs="Verdana"/>
          <w:sz w:val="16"/>
          <w:szCs w:val="49"/>
          <w:lang w:val="en-US" w:eastAsia="en-US" w:bidi="ar-SA"/>
        </w:rPr>
      </w:pPr>
    </w:p>
    <w:p>
      <w:pPr>
        <w:widowControl w:val="0"/>
        <w:autoSpaceDE w:val="0"/>
        <w:autoSpaceDN w:val="0"/>
        <w:spacing w:before="182"/>
        <w:ind w:left="284"/>
        <w:outlineLvl w:val="0"/>
        <w:rPr>
          <w:rFonts w:ascii="Arial Black" w:hAnsi="Arial Black" w:eastAsia="Tahoma" w:cs="Tahoma"/>
          <w:b/>
          <w:bCs/>
          <w:sz w:val="72"/>
          <w:szCs w:val="72"/>
          <w:lang w:val="en-US" w:eastAsia="en-US" w:bidi="ar-SA"/>
        </w:rPr>
      </w:pPr>
      <w:r>
        <w:rPr>
          <w:rFonts w:ascii="Arial Black" w:hAnsi="Arial Black" w:eastAsia="Tahoma" w:cs="Tahoma"/>
          <w:b/>
          <w:bCs/>
          <w:sz w:val="72"/>
          <w:szCs w:val="72"/>
          <w:lang w:val="en-US" w:eastAsia="en-US" w:bidi="ar-SA"/>
        </w:rPr>
        <w:t>Addressing</w:t>
      </w:r>
      <w:r>
        <w:rPr>
          <w:rFonts w:ascii="Arial Black" w:hAnsi="Arial Black" w:eastAsia="Tahoma" w:cs="Tahoma"/>
          <w:b/>
          <w:bCs/>
          <w:spacing w:val="54"/>
          <w:sz w:val="72"/>
          <w:szCs w:val="72"/>
          <w:lang w:val="en-US" w:eastAsia="en-US" w:bidi="ar-SA"/>
        </w:rPr>
        <w:t xml:space="preserve"> </w:t>
      </w:r>
      <w:r>
        <w:rPr>
          <w:rFonts w:ascii="Arial Black" w:hAnsi="Arial Black" w:eastAsia="Tahoma" w:cs="Tahoma"/>
          <w:b/>
          <w:bCs/>
          <w:sz w:val="72"/>
          <w:szCs w:val="72"/>
          <w:lang w:val="en-US" w:eastAsia="en-US" w:bidi="ar-SA"/>
        </w:rPr>
        <w:t>Vaccine</w:t>
      </w:r>
      <w:r>
        <w:rPr>
          <w:rFonts w:ascii="Arial Black" w:hAnsi="Arial Black" w:eastAsia="Tahoma" w:cs="Tahoma"/>
          <w:b/>
          <w:bCs/>
          <w:spacing w:val="90"/>
          <w:sz w:val="72"/>
          <w:szCs w:val="72"/>
          <w:lang w:val="en-US" w:eastAsia="en-US" w:bidi="ar-SA"/>
        </w:rPr>
        <w:t xml:space="preserve"> </w:t>
      </w:r>
      <w:r>
        <w:rPr>
          <w:rFonts w:ascii="Arial Black" w:hAnsi="Arial Black" w:eastAsia="Tahoma" w:cs="Tahoma"/>
          <w:b/>
          <w:bCs/>
          <w:sz w:val="72"/>
          <w:szCs w:val="72"/>
          <w:lang w:val="en-US" w:eastAsia="en-US" w:bidi="ar-SA"/>
        </w:rPr>
        <w:t>Misconceptions</w:t>
      </w:r>
    </w:p>
    <w:p>
      <w:pPr>
        <w:widowControl w:val="0"/>
        <w:autoSpaceDE w:val="0"/>
        <w:autoSpaceDN w:val="0"/>
        <w:rPr>
          <w:rFonts w:ascii="Cambria" w:hAnsi="Verdana" w:eastAsia="Verdana" w:cs="Verdana"/>
          <w:b/>
          <w:sz w:val="78"/>
          <w:szCs w:val="49"/>
          <w:lang w:val="en-US" w:eastAsia="en-US" w:bidi="ar-SA"/>
        </w:rPr>
      </w:pPr>
    </w:p>
    <w:p>
      <w:pPr>
        <w:widowControl w:val="0"/>
        <w:autoSpaceDE w:val="0"/>
        <w:autoSpaceDN w:val="0"/>
        <w:spacing w:before="477" w:line="278" w:lineRule="auto"/>
        <w:ind w:left="259" w:right="15884" w:firstLine="1207"/>
        <w:jc w:val="right"/>
        <w:rPr>
          <w:rFonts w:ascii="Verdana" w:hAnsi="Verdana" w:eastAsia="Verdana" w:cs="Verdana"/>
          <w:sz w:val="49"/>
          <w:szCs w:val="49"/>
          <w:lang w:val="en-US" w:eastAsia="en-US" w:bidi="ar-SA"/>
        </w:rPr>
      </w:pPr>
      <w:r>
        <w:rPr>
          <w:rFonts w:ascii="Verdana" w:hAnsi="Verdana" w:eastAsia="Verdana" w:cs="Verdana"/>
          <w:sz w:val="49"/>
          <w:szCs w:val="49"/>
          <w:lang w:val="en-US" w:eastAsia="en-US" w:bidi="ar-SA"/>
        </w:rPr>
        <w:t>Unfortunately,</w:t>
      </w:r>
      <w:r>
        <w:rPr>
          <w:rFonts w:ascii="Verdana" w:hAnsi="Verdana" w:eastAsia="Verdana" w:cs="Verdana"/>
          <w:spacing w:val="41"/>
          <w:sz w:val="49"/>
          <w:szCs w:val="49"/>
          <w:lang w:val="en-US" w:eastAsia="en-US" w:bidi="ar-SA"/>
        </w:rPr>
        <w:t xml:space="preserve"> </w:t>
      </w:r>
      <w:r>
        <w:rPr>
          <w:rFonts w:ascii="Verdana" w:hAnsi="Verdana" w:eastAsia="Verdana" w:cs="Verdana"/>
          <w:sz w:val="49"/>
          <w:szCs w:val="49"/>
          <w:lang w:val="en-US" w:eastAsia="en-US" w:bidi="ar-SA"/>
        </w:rPr>
        <w:t>misinformation</w:t>
      </w:r>
      <w:r>
        <w:rPr>
          <w:rFonts w:ascii="Verdana" w:hAnsi="Verdana" w:eastAsia="Verdana" w:cs="Verdana"/>
          <w:spacing w:val="42"/>
          <w:sz w:val="49"/>
          <w:szCs w:val="49"/>
          <w:lang w:val="en-US" w:eastAsia="en-US" w:bidi="ar-SA"/>
        </w:rPr>
        <w:t xml:space="preserve"> </w:t>
      </w:r>
      <w:r>
        <w:rPr>
          <w:rFonts w:ascii="Verdana" w:hAnsi="Verdana" w:eastAsia="Verdana" w:cs="Verdana"/>
          <w:sz w:val="49"/>
          <w:szCs w:val="49"/>
          <w:lang w:val="en-US" w:eastAsia="en-US" w:bidi="ar-SA"/>
        </w:rPr>
        <w:t>and</w:t>
      </w:r>
      <w:r>
        <w:rPr>
          <w:rFonts w:ascii="Verdana" w:hAnsi="Verdana" w:eastAsia="Verdana" w:cs="Verdana"/>
          <w:spacing w:val="-170"/>
          <w:sz w:val="49"/>
          <w:szCs w:val="49"/>
          <w:lang w:val="en-US" w:eastAsia="en-US" w:bidi="ar-SA"/>
        </w:rPr>
        <w:t xml:space="preserve"> </w:t>
      </w:r>
      <w:r>
        <w:rPr>
          <w:rFonts w:ascii="Verdana" w:hAnsi="Verdana" w:eastAsia="Verdana" w:cs="Verdana"/>
          <w:spacing w:val="-3"/>
          <w:sz w:val="49"/>
          <w:szCs w:val="49"/>
          <w:lang w:val="en-US" w:eastAsia="en-US" w:bidi="ar-SA"/>
        </w:rPr>
        <w:t>myths</w:t>
      </w:r>
      <w:r>
        <w:rPr>
          <w:rFonts w:ascii="Verdana" w:hAnsi="Verdana" w:eastAsia="Verdana" w:cs="Verdana"/>
          <w:spacing w:val="-43"/>
          <w:sz w:val="49"/>
          <w:szCs w:val="49"/>
          <w:lang w:val="en-US" w:eastAsia="en-US" w:bidi="ar-SA"/>
        </w:rPr>
        <w:t xml:space="preserve"> </w:t>
      </w:r>
      <w:r>
        <w:rPr>
          <w:rFonts w:ascii="Verdana" w:hAnsi="Verdana" w:eastAsia="Verdana" w:cs="Verdana"/>
          <w:spacing w:val="-3"/>
          <w:sz w:val="49"/>
          <w:szCs w:val="49"/>
          <w:lang w:val="en-US" w:eastAsia="en-US" w:bidi="ar-SA"/>
        </w:rPr>
        <w:t>surround</w:t>
      </w:r>
      <w:r>
        <w:rPr>
          <w:rFonts w:ascii="Verdana" w:hAnsi="Verdana" w:eastAsia="Verdana" w:cs="Verdana"/>
          <w:spacing w:val="-42"/>
          <w:sz w:val="49"/>
          <w:szCs w:val="49"/>
          <w:lang w:val="en-US" w:eastAsia="en-US" w:bidi="ar-SA"/>
        </w:rPr>
        <w:t xml:space="preserve"> </w:t>
      </w:r>
      <w:r>
        <w:rPr>
          <w:rFonts w:ascii="Verdana" w:hAnsi="Verdana" w:eastAsia="Verdana" w:cs="Verdana"/>
          <w:spacing w:val="-3"/>
          <w:sz w:val="49"/>
          <w:szCs w:val="49"/>
          <w:lang w:val="en-US" w:eastAsia="en-US" w:bidi="ar-SA"/>
        </w:rPr>
        <w:t>Covid-19</w:t>
      </w:r>
      <w:r>
        <w:rPr>
          <w:rFonts w:ascii="Verdana" w:hAnsi="Verdana" w:eastAsia="Verdana" w:cs="Verdana"/>
          <w:spacing w:val="-42"/>
          <w:sz w:val="49"/>
          <w:szCs w:val="49"/>
          <w:lang w:val="en-US" w:eastAsia="en-US" w:bidi="ar-SA"/>
        </w:rPr>
        <w:t xml:space="preserve"> </w:t>
      </w:r>
      <w:r>
        <w:rPr>
          <w:rFonts w:ascii="Verdana" w:hAnsi="Verdana" w:eastAsia="Verdana" w:cs="Verdana"/>
          <w:spacing w:val="-3"/>
          <w:sz w:val="49"/>
          <w:szCs w:val="49"/>
          <w:lang w:val="en-US" w:eastAsia="en-US" w:bidi="ar-SA"/>
        </w:rPr>
        <w:t>vaccines.</w:t>
      </w:r>
      <w:r>
        <w:rPr>
          <w:rFonts w:ascii="Verdana" w:hAnsi="Verdana" w:eastAsia="Verdana" w:cs="Verdana"/>
          <w:spacing w:val="-43"/>
          <w:sz w:val="49"/>
          <w:szCs w:val="49"/>
          <w:lang w:val="en-US" w:eastAsia="en-US" w:bidi="ar-SA"/>
        </w:rPr>
        <w:t xml:space="preserve"> </w:t>
      </w:r>
      <w:r>
        <w:rPr>
          <w:rFonts w:ascii="Verdana" w:hAnsi="Verdana" w:eastAsia="Verdana" w:cs="Verdana"/>
          <w:spacing w:val="-3"/>
          <w:sz w:val="49"/>
          <w:szCs w:val="49"/>
          <w:lang w:val="en-US" w:eastAsia="en-US" w:bidi="ar-SA"/>
        </w:rPr>
        <w:t>We'll</w:t>
      </w:r>
      <w:r>
        <w:rPr>
          <w:rFonts w:ascii="Verdana" w:hAnsi="Verdana" w:eastAsia="Verdana" w:cs="Verdana"/>
          <w:spacing w:val="-169"/>
          <w:sz w:val="49"/>
          <w:szCs w:val="49"/>
          <w:lang w:val="en-US" w:eastAsia="en-US" w:bidi="ar-SA"/>
        </w:rPr>
        <w:t xml:space="preserve"> </w:t>
      </w:r>
      <w:r>
        <w:rPr>
          <w:rFonts w:ascii="Verdana" w:hAnsi="Verdana" w:eastAsia="Verdana" w:cs="Verdana"/>
          <w:sz w:val="49"/>
          <w:szCs w:val="49"/>
          <w:lang w:val="en-US" w:eastAsia="en-US" w:bidi="ar-SA"/>
        </w:rPr>
        <w:t>debunk common misconceptions,</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address safety concerns, and</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emphasize the extensive testing and</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regulatory</w:t>
      </w:r>
      <w:r>
        <w:rPr>
          <w:rFonts w:ascii="Verdana" w:hAnsi="Verdana" w:eastAsia="Verdana" w:cs="Verdana"/>
          <w:spacing w:val="-36"/>
          <w:sz w:val="49"/>
          <w:szCs w:val="49"/>
          <w:lang w:val="en-US" w:eastAsia="en-US" w:bidi="ar-SA"/>
        </w:rPr>
        <w:t xml:space="preserve"> </w:t>
      </w:r>
      <w:r>
        <w:rPr>
          <w:rFonts w:ascii="Verdana" w:hAnsi="Verdana" w:eastAsia="Verdana" w:cs="Verdana"/>
          <w:sz w:val="49"/>
          <w:szCs w:val="49"/>
          <w:lang w:val="en-US" w:eastAsia="en-US" w:bidi="ar-SA"/>
        </w:rPr>
        <w:t>processes</w:t>
      </w:r>
      <w:r>
        <w:rPr>
          <w:rFonts w:ascii="Verdana" w:hAnsi="Verdana" w:eastAsia="Verdana" w:cs="Verdana"/>
          <w:spacing w:val="-36"/>
          <w:sz w:val="49"/>
          <w:szCs w:val="49"/>
          <w:lang w:val="en-US" w:eastAsia="en-US" w:bidi="ar-SA"/>
        </w:rPr>
        <w:t xml:space="preserve"> </w:t>
      </w:r>
      <w:r>
        <w:rPr>
          <w:rFonts w:ascii="Verdana" w:hAnsi="Verdana" w:eastAsia="Verdana" w:cs="Verdana"/>
          <w:sz w:val="49"/>
          <w:szCs w:val="49"/>
          <w:lang w:val="en-US" w:eastAsia="en-US" w:bidi="ar-SA"/>
        </w:rPr>
        <w:t>that</w:t>
      </w:r>
      <w:r>
        <w:rPr>
          <w:rFonts w:ascii="Verdana" w:hAnsi="Verdana" w:eastAsia="Verdana" w:cs="Verdana"/>
          <w:spacing w:val="-36"/>
          <w:sz w:val="49"/>
          <w:szCs w:val="49"/>
          <w:lang w:val="en-US" w:eastAsia="en-US" w:bidi="ar-SA"/>
        </w:rPr>
        <w:t xml:space="preserve"> </w:t>
      </w:r>
      <w:r>
        <w:rPr>
          <w:rFonts w:ascii="Verdana" w:hAnsi="Verdana" w:eastAsia="Verdana" w:cs="Verdana"/>
          <w:sz w:val="49"/>
          <w:szCs w:val="49"/>
          <w:lang w:val="en-US" w:eastAsia="en-US" w:bidi="ar-SA"/>
        </w:rPr>
        <w:t>ensure</w:t>
      </w:r>
    </w:p>
    <w:p>
      <w:pPr>
        <w:widowControl w:val="0"/>
        <w:autoSpaceDE w:val="0"/>
        <w:autoSpaceDN w:val="0"/>
        <w:spacing w:before="10"/>
        <w:ind w:right="15885"/>
        <w:jc w:val="right"/>
        <w:rPr>
          <w:rFonts w:ascii="Verdana" w:hAnsi="Verdana" w:eastAsia="Verdana" w:cs="Verdana"/>
          <w:sz w:val="49"/>
          <w:szCs w:val="49"/>
          <w:lang w:val="en-US" w:eastAsia="en-US" w:bidi="ar-SA"/>
        </w:rPr>
      </w:pPr>
      <w:r>
        <w:rPr>
          <w:rFonts w:ascii="Verdana" w:hAnsi="Verdana" w:eastAsia="Verdana" w:cs="Verdana"/>
          <w:w w:val="95"/>
          <w:sz w:val="49"/>
          <w:szCs w:val="49"/>
          <w:lang w:val="en-US" w:eastAsia="en-US" w:bidi="ar-SA"/>
        </w:rPr>
        <w:t>vaccine</w:t>
      </w:r>
      <w:r>
        <w:rPr>
          <w:rFonts w:ascii="Verdana" w:hAnsi="Verdana" w:eastAsia="Verdana" w:cs="Verdana"/>
          <w:spacing w:val="121"/>
          <w:w w:val="95"/>
          <w:sz w:val="49"/>
          <w:szCs w:val="49"/>
          <w:lang w:val="en-US" w:eastAsia="en-US" w:bidi="ar-SA"/>
        </w:rPr>
        <w:t xml:space="preserve"> </w:t>
      </w:r>
      <w:r>
        <w:rPr>
          <w:rFonts w:ascii="Verdana" w:hAnsi="Verdana" w:eastAsia="Verdana" w:cs="Verdana"/>
          <w:w w:val="95"/>
          <w:sz w:val="49"/>
          <w:szCs w:val="49"/>
          <w:lang w:val="en-US" w:eastAsia="en-US" w:bidi="ar-SA"/>
        </w:rPr>
        <w:t>reliability.</w:t>
      </w:r>
    </w:p>
    <w:p>
      <w:pPr>
        <w:widowControl w:val="0"/>
        <w:autoSpaceDE w:val="0"/>
        <w:autoSpaceDN w:val="0"/>
        <w:jc w:val="right"/>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mc:AlternateContent>
          <mc:Choice Requires="wpg">
            <w:drawing>
              <wp:anchor distT="0" distB="0" distL="114300" distR="114300" simplePos="0" relativeHeight="251664384" behindDoc="0" locked="0" layoutInCell="1" allowOverlap="1">
                <wp:simplePos x="0" y="0"/>
                <wp:positionH relativeFrom="page">
                  <wp:posOffset>10071100</wp:posOffset>
                </wp:positionH>
                <wp:positionV relativeFrom="page">
                  <wp:posOffset>0</wp:posOffset>
                </wp:positionV>
                <wp:extent cx="9144000" cy="10287000"/>
                <wp:effectExtent l="0" t="0" r="0" b="0"/>
                <wp:wrapNone/>
                <wp:docPr id="13" name="Group 6"/>
                <wp:cNvGraphicFramePr/>
                <a:graphic xmlns:a="http://schemas.openxmlformats.org/drawingml/2006/main">
                  <a:graphicData uri="http://schemas.microsoft.com/office/word/2010/wordprocessingGroup">
                    <wpg:wgp>
                      <wpg:cNvGrpSpPr/>
                      <wpg:grpSpPr>
                        <a:xfrm>
                          <a:off x="0" y="0"/>
                          <a:ext cx="9144000" cy="10287000"/>
                          <a:chOff x="14400" y="0"/>
                          <a:chExt cx="14400" cy="16200"/>
                        </a:xfrm>
                      </wpg:grpSpPr>
                      <wps:wsp>
                        <wps:cNvPr id="10" name="Rectangles 7"/>
                        <wps:cNvSpPr/>
                        <wps:spPr>
                          <a:xfrm>
                            <a:off x="14400" y="0"/>
                            <a:ext cx="14400" cy="16200"/>
                          </a:xfrm>
                          <a:prstGeom prst="rect">
                            <a:avLst/>
                          </a:prstGeom>
                          <a:solidFill>
                            <a:srgbClr val="000000"/>
                          </a:solidFill>
                          <a:ln>
                            <a:noFill/>
                          </a:ln>
                        </wps:spPr>
                        <wps:bodyPr upright="1"/>
                      </wps:wsp>
                      <pic:pic xmlns:pic="http://schemas.openxmlformats.org/drawingml/2006/picture">
                        <pic:nvPicPr>
                          <pic:cNvPr id="12" name="Picture 8"/>
                          <pic:cNvPicPr>
                            <a:picLocks noChangeAspect="1"/>
                          </pic:cNvPicPr>
                        </pic:nvPicPr>
                        <pic:blipFill>
                          <a:blip r:embed="rId19"/>
                          <a:stretch>
                            <a:fillRect/>
                          </a:stretch>
                        </pic:blipFill>
                        <pic:spPr>
                          <a:xfrm>
                            <a:off x="16461" y="1800"/>
                            <a:ext cx="10230" cy="12540"/>
                          </a:xfrm>
                          <a:prstGeom prst="rect">
                            <a:avLst/>
                          </a:prstGeom>
                          <a:noFill/>
                          <a:ln>
                            <a:noFill/>
                          </a:ln>
                        </pic:spPr>
                      </pic:pic>
                    </wpg:wgp>
                  </a:graphicData>
                </a:graphic>
              </wp:anchor>
            </w:drawing>
          </mc:Choice>
          <mc:Fallback>
            <w:pict>
              <v:group id="Group 6" o:spid="_x0000_s1026" o:spt="203" style="position:absolute;left:0pt;margin-left:793pt;margin-top:0pt;height:810pt;width:720pt;mso-position-horizontal-relative:page;mso-position-vertical-relative:page;z-index:251664384;mso-width-relative:page;mso-height-relative:page;" coordorigin="14400,0" coordsize="14400,16200" o:gfxdata="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">
                <o:lock v:ext="edit" aspectratio="f"/>
                <v:rect id="Rectangles 7" o:spid="_x0000_s1026" o:spt="1" style="position:absolute;left:14400;top:0;height:16200;width:14400;" fillcolor="#000000" filled="t" stroked="f" coordsize="21600,21600" o:gfxdata="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cfW2/&#10;AAAA2wAAAA8AAAAAAAAAAQAgAAAAIgAAAGRycy9kb3ducmV2LnhtbFBLAQIUABQAAAAIAIdO4kAz&#10;LwWeOwAAADkAAAAQAAAAAAAAAAEAIAAAAA4BAABkcnMvc2hhcGV4bWwueG1sUEsFBgAAAAAGAAYA&#10;WwEAALgDAAAAAA==&#10;">
                  <v:fill on="t" focussize="0,0"/>
                  <v:stroke on="f"/>
                  <v:imagedata o:title=""/>
                  <o:lock v:ext="edit" aspectratio="f"/>
                </v:rect>
                <v:shape id="Picture 8" o:spid="_x0000_s1026" o:spt="75" type="#_x0000_t75" style="position:absolute;left:16461;top:1800;height:12540;width:10230;" filled="f" o:preferrelative="t" stroked="f" coordsize="21600,21600" o:gfxdata="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LLpLsAAADb&#10;AAAADwAAAAAAAAABACAAAAAiAAAAZHJzL2Rvd25yZXYueG1sUEsBAhQAFAAAAAgAh07iQDMvBZ47&#10;AAAAOQAAABAAAAAAAAAAAQAgAAAACgEAAGRycy9zaGFwZXhtbC54bWxQSwUGAAAAAAYABgBbAQAA&#10;tAMAAAAA&#10;">
                  <v:fill on="f" focussize="0,0"/>
                  <v:stroke on="f"/>
                  <v:imagedata r:id="rId19" o:title=""/>
                  <o:lock v:ext="edit" aspectratio="t"/>
                </v:shape>
              </v:group>
            </w:pict>
          </mc:Fallback>
        </mc:AlternateContent>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153"/>
        <w:ind w:left="0"/>
        <w:outlineLvl w:val="0"/>
        <w:rPr>
          <w:rFonts w:ascii="Arial Black" w:hAnsi="Arial Black" w:eastAsia="Tahoma" w:cs="Tahoma"/>
          <w:b/>
          <w:bCs/>
          <w:sz w:val="72"/>
          <w:szCs w:val="72"/>
          <w:lang w:val="en-US" w:eastAsia="en-US" w:bidi="ar-SA"/>
        </w:rPr>
      </w:pPr>
      <w:r>
        <w:rPr>
          <w:rFonts w:ascii="Arial Black" w:hAnsi="Arial Black" w:eastAsia="Tahoma" w:cs="Tahoma"/>
          <w:b/>
          <w:bCs/>
          <w:w w:val="95"/>
          <w:sz w:val="72"/>
          <w:szCs w:val="72"/>
          <w:lang w:val="en-US" w:eastAsia="en-US" w:bidi="ar-SA"/>
        </w:rPr>
        <w:t>Vaccine</w:t>
      </w:r>
      <w:r>
        <w:rPr>
          <w:rFonts w:ascii="Arial Black" w:hAnsi="Arial Black" w:eastAsia="Tahoma" w:cs="Tahoma"/>
          <w:b/>
          <w:bCs/>
          <w:spacing w:val="-3"/>
          <w:w w:val="95"/>
          <w:sz w:val="72"/>
          <w:szCs w:val="72"/>
          <w:lang w:val="en-US" w:eastAsia="en-US" w:bidi="ar-SA"/>
        </w:rPr>
        <w:t xml:space="preserve"> </w:t>
      </w:r>
      <w:r>
        <w:rPr>
          <w:rFonts w:ascii="Arial Black" w:hAnsi="Arial Black" w:eastAsia="Tahoma" w:cs="Tahoma"/>
          <w:b/>
          <w:bCs/>
          <w:w w:val="95"/>
          <w:sz w:val="72"/>
          <w:szCs w:val="72"/>
          <w:lang w:val="en-US" w:eastAsia="en-US" w:bidi="ar-SA"/>
        </w:rPr>
        <w:t>Distribution</w:t>
      </w:r>
      <w:r>
        <w:rPr>
          <w:rFonts w:ascii="Arial Black" w:hAnsi="Arial Black" w:eastAsia="Tahoma" w:cs="Tahoma"/>
          <w:b/>
          <w:bCs/>
          <w:spacing w:val="-2"/>
          <w:w w:val="95"/>
          <w:sz w:val="72"/>
          <w:szCs w:val="72"/>
          <w:lang w:val="en-US" w:eastAsia="en-US" w:bidi="ar-SA"/>
        </w:rPr>
        <w:t xml:space="preserve"> </w:t>
      </w:r>
      <w:r>
        <w:rPr>
          <w:rFonts w:ascii="Arial Black" w:hAnsi="Arial Black" w:eastAsia="Tahoma" w:cs="Tahoma"/>
          <w:b/>
          <w:bCs/>
          <w:w w:val="95"/>
          <w:sz w:val="72"/>
          <w:szCs w:val="72"/>
          <w:lang w:val="en-US" w:eastAsia="en-US" w:bidi="ar-SA"/>
        </w:rPr>
        <w:t>and</w:t>
      </w:r>
      <w:r>
        <w:rPr>
          <w:rFonts w:ascii="Arial Black" w:hAnsi="Arial Black" w:eastAsia="Tahoma" w:cs="Tahoma"/>
          <w:b/>
          <w:bCs/>
          <w:spacing w:val="-2"/>
          <w:w w:val="95"/>
          <w:sz w:val="72"/>
          <w:szCs w:val="72"/>
          <w:lang w:val="en-US" w:eastAsia="en-US" w:bidi="ar-SA"/>
        </w:rPr>
        <w:t xml:space="preserve"> </w:t>
      </w:r>
      <w:r>
        <w:rPr>
          <w:rFonts w:ascii="Arial Black" w:hAnsi="Arial Black" w:eastAsia="Tahoma" w:cs="Tahoma"/>
          <w:b/>
          <w:bCs/>
          <w:w w:val="95"/>
          <w:sz w:val="72"/>
          <w:szCs w:val="72"/>
          <w:lang w:val="en-US" w:eastAsia="en-US" w:bidi="ar-SA"/>
        </w:rPr>
        <w:t>Challenges</w:t>
      </w:r>
    </w:p>
    <w:p>
      <w:pPr>
        <w:widowControl w:val="0"/>
        <w:autoSpaceDE w:val="0"/>
        <w:autoSpaceDN w:val="0"/>
        <w:spacing w:before="2"/>
        <w:rPr>
          <w:rFonts w:ascii="Tahoma" w:hAnsi="Verdana" w:eastAsia="Verdana" w:cs="Verdana"/>
          <w:b/>
          <w:sz w:val="96"/>
          <w:szCs w:val="49"/>
          <w:lang w:val="en-US" w:eastAsia="en-US" w:bidi="ar-SA"/>
        </w:rPr>
      </w:pPr>
    </w:p>
    <w:p>
      <w:pPr>
        <w:widowControl w:val="0"/>
        <w:autoSpaceDE w:val="0"/>
        <w:autoSpaceDN w:val="0"/>
        <w:spacing w:line="278" w:lineRule="auto"/>
        <w:ind w:left="277" w:right="15758"/>
        <w:rPr>
          <w:rFonts w:ascii="Verdana" w:hAnsi="Verdana" w:eastAsia="Verdana" w:cs="Verdana"/>
          <w:sz w:val="49"/>
          <w:szCs w:val="49"/>
          <w:lang w:val="en-US" w:eastAsia="en-US" w:bidi="ar-SA"/>
        </w:rPr>
      </w:pPr>
      <w:r>
        <w:rPr>
          <w:rFonts w:ascii="Verdana" w:hAnsi="Verdana" w:eastAsia="Verdana" w:cs="Verdana"/>
          <w:sz w:val="49"/>
          <w:szCs w:val="49"/>
          <w:lang w:val="en-US" w:eastAsia="en-US" w:bidi="ar-SA"/>
        </w:rPr>
        <w:t>Ensuring equitable distribution of</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vaccines</w:t>
      </w:r>
      <w:r>
        <w:rPr>
          <w:rFonts w:ascii="Verdana" w:hAnsi="Verdana" w:eastAsia="Verdana" w:cs="Verdana"/>
          <w:spacing w:val="12"/>
          <w:sz w:val="49"/>
          <w:szCs w:val="49"/>
          <w:lang w:val="en-US" w:eastAsia="en-US" w:bidi="ar-SA"/>
        </w:rPr>
        <w:t xml:space="preserve"> </w:t>
      </w:r>
      <w:r>
        <w:rPr>
          <w:rFonts w:ascii="Verdana" w:hAnsi="Verdana" w:eastAsia="Verdana" w:cs="Verdana"/>
          <w:sz w:val="49"/>
          <w:szCs w:val="49"/>
          <w:lang w:val="en-US" w:eastAsia="en-US" w:bidi="ar-SA"/>
        </w:rPr>
        <w:t>poses</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signiﬁcant</w:t>
      </w:r>
      <w:r>
        <w:rPr>
          <w:rFonts w:ascii="Verdana" w:hAnsi="Verdana" w:eastAsia="Verdana" w:cs="Verdana"/>
          <w:spacing w:val="13"/>
          <w:sz w:val="49"/>
          <w:szCs w:val="49"/>
          <w:lang w:val="en-US" w:eastAsia="en-US" w:bidi="ar-SA"/>
        </w:rPr>
        <w:t xml:space="preserve"> </w:t>
      </w:r>
      <w:r>
        <w:rPr>
          <w:rFonts w:ascii="Verdana" w:hAnsi="Verdana" w:eastAsia="Verdana" w:cs="Verdana"/>
          <w:sz w:val="49"/>
          <w:szCs w:val="49"/>
          <w:lang w:val="en-US" w:eastAsia="en-US" w:bidi="ar-SA"/>
        </w:rPr>
        <w:t>challenges.</w:t>
      </w:r>
      <w:r>
        <w:rPr>
          <w:rFonts w:ascii="Verdana" w:hAnsi="Verdana" w:eastAsia="Verdana" w:cs="Verdana"/>
          <w:spacing w:val="-169"/>
          <w:sz w:val="49"/>
          <w:szCs w:val="49"/>
          <w:lang w:val="en-US" w:eastAsia="en-US" w:bidi="ar-SA"/>
        </w:rPr>
        <w:t xml:space="preserve"> </w:t>
      </w:r>
      <w:r>
        <w:rPr>
          <w:rFonts w:ascii="Verdana" w:hAnsi="Verdana" w:eastAsia="Verdana" w:cs="Verdana"/>
          <w:sz w:val="49"/>
          <w:szCs w:val="49"/>
          <w:lang w:val="en-US" w:eastAsia="en-US" w:bidi="ar-SA"/>
        </w:rPr>
        <w:t>We'll explore the global vaccination</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efforts,</w:t>
      </w:r>
      <w:r>
        <w:rPr>
          <w:rFonts w:ascii="Verdana" w:hAnsi="Verdana" w:eastAsia="Verdana" w:cs="Verdana"/>
          <w:spacing w:val="-23"/>
          <w:sz w:val="49"/>
          <w:szCs w:val="49"/>
          <w:lang w:val="en-US" w:eastAsia="en-US" w:bidi="ar-SA"/>
        </w:rPr>
        <w:t xml:space="preserve"> </w:t>
      </w:r>
      <w:r>
        <w:rPr>
          <w:rFonts w:ascii="Verdana" w:hAnsi="Verdana" w:eastAsia="Verdana" w:cs="Verdana"/>
          <w:sz w:val="49"/>
          <w:szCs w:val="49"/>
          <w:lang w:val="en-US" w:eastAsia="en-US" w:bidi="ar-SA"/>
        </w:rPr>
        <w:t>supply</w:t>
      </w:r>
      <w:r>
        <w:rPr>
          <w:rFonts w:ascii="Verdana" w:hAnsi="Verdana" w:eastAsia="Verdana" w:cs="Verdana"/>
          <w:spacing w:val="-22"/>
          <w:sz w:val="49"/>
          <w:szCs w:val="49"/>
          <w:lang w:val="en-US" w:eastAsia="en-US" w:bidi="ar-SA"/>
        </w:rPr>
        <w:t xml:space="preserve"> </w:t>
      </w:r>
      <w:r>
        <w:rPr>
          <w:rFonts w:ascii="Verdana" w:hAnsi="Verdana" w:eastAsia="Verdana" w:cs="Verdana"/>
          <w:sz w:val="49"/>
          <w:szCs w:val="49"/>
          <w:lang w:val="en-US" w:eastAsia="en-US" w:bidi="ar-SA"/>
        </w:rPr>
        <w:t>chain</w:t>
      </w:r>
      <w:r>
        <w:rPr>
          <w:rFonts w:ascii="Verdana" w:hAnsi="Verdana" w:eastAsia="Verdana" w:cs="Verdana"/>
          <w:spacing w:val="-23"/>
          <w:sz w:val="49"/>
          <w:szCs w:val="49"/>
          <w:lang w:val="en-US" w:eastAsia="en-US" w:bidi="ar-SA"/>
        </w:rPr>
        <w:t xml:space="preserve"> </w:t>
      </w:r>
      <w:r>
        <w:rPr>
          <w:rFonts w:ascii="Verdana" w:hAnsi="Verdana" w:eastAsia="Verdana" w:cs="Verdana"/>
          <w:sz w:val="49"/>
          <w:szCs w:val="49"/>
          <w:lang w:val="en-US" w:eastAsia="en-US" w:bidi="ar-SA"/>
        </w:rPr>
        <w:t>complexities,</w:t>
      </w:r>
      <w:r>
        <w:rPr>
          <w:rFonts w:ascii="Verdana" w:hAnsi="Verdana" w:eastAsia="Verdana" w:cs="Verdana"/>
          <w:spacing w:val="-22"/>
          <w:sz w:val="49"/>
          <w:szCs w:val="49"/>
          <w:lang w:val="en-US" w:eastAsia="en-US" w:bidi="ar-SA"/>
        </w:rPr>
        <w:t xml:space="preserve"> </w:t>
      </w:r>
      <w:r>
        <w:rPr>
          <w:rFonts w:ascii="Verdana" w:hAnsi="Verdana" w:eastAsia="Verdana" w:cs="Verdana"/>
          <w:sz w:val="49"/>
          <w:szCs w:val="49"/>
          <w:lang w:val="en-US" w:eastAsia="en-US" w:bidi="ar-SA"/>
        </w:rPr>
        <w:t>and</w:t>
      </w:r>
      <w:r>
        <w:rPr>
          <w:rFonts w:ascii="Verdana" w:hAnsi="Verdana" w:eastAsia="Verdana" w:cs="Verdana"/>
          <w:spacing w:val="-169"/>
          <w:sz w:val="49"/>
          <w:szCs w:val="49"/>
          <w:lang w:val="en-US" w:eastAsia="en-US" w:bidi="ar-SA"/>
        </w:rPr>
        <w:t xml:space="preserve"> </w:t>
      </w:r>
      <w:r>
        <w:rPr>
          <w:rFonts w:ascii="Verdana" w:hAnsi="Verdana" w:eastAsia="Verdana" w:cs="Verdana"/>
          <w:spacing w:val="-1"/>
          <w:sz w:val="49"/>
          <w:szCs w:val="49"/>
          <w:lang w:val="en-US" w:eastAsia="en-US" w:bidi="ar-SA"/>
        </w:rPr>
        <w:t>strategies to overcome barriers,</w:t>
      </w:r>
      <w:r>
        <w:rPr>
          <w:rFonts w:ascii="Verdana" w:hAnsi="Verdana" w:eastAsia="Verdana" w:cs="Verdana"/>
          <w:sz w:val="49"/>
          <w:szCs w:val="49"/>
          <w:lang w:val="en-US" w:eastAsia="en-US" w:bidi="ar-SA"/>
        </w:rPr>
        <w:t xml:space="preserve"> ensuring that no one is left behind in</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this</w:t>
      </w:r>
      <w:r>
        <w:rPr>
          <w:rFonts w:ascii="Verdana" w:hAnsi="Verdana" w:eastAsia="Verdana" w:cs="Verdana"/>
          <w:spacing w:val="-24"/>
          <w:sz w:val="49"/>
          <w:szCs w:val="49"/>
          <w:lang w:val="en-US" w:eastAsia="en-US" w:bidi="ar-SA"/>
        </w:rPr>
        <w:t xml:space="preserve"> </w:t>
      </w:r>
      <w:r>
        <w:rPr>
          <w:rFonts w:ascii="Verdana" w:hAnsi="Verdana" w:eastAsia="Verdana" w:cs="Verdana"/>
          <w:sz w:val="49"/>
          <w:szCs w:val="49"/>
          <w:lang w:val="en-US" w:eastAsia="en-US" w:bidi="ar-SA"/>
        </w:rPr>
        <w:t>ﬁght</w:t>
      </w:r>
      <w:r>
        <w:rPr>
          <w:rFonts w:ascii="Verdana" w:hAnsi="Verdana" w:eastAsia="Verdana" w:cs="Verdana"/>
          <w:spacing w:val="-23"/>
          <w:sz w:val="49"/>
          <w:szCs w:val="49"/>
          <w:lang w:val="en-US" w:eastAsia="en-US" w:bidi="ar-SA"/>
        </w:rPr>
        <w:t xml:space="preserve"> </w:t>
      </w:r>
      <w:r>
        <w:rPr>
          <w:rFonts w:ascii="Verdana" w:hAnsi="Verdana" w:eastAsia="Verdana" w:cs="Verdana"/>
          <w:sz w:val="49"/>
          <w:szCs w:val="49"/>
          <w:lang w:val="en-US" w:eastAsia="en-US" w:bidi="ar-SA"/>
        </w:rPr>
        <w:t>against</w:t>
      </w:r>
      <w:r>
        <w:rPr>
          <w:rFonts w:ascii="Verdana" w:hAnsi="Verdana" w:eastAsia="Verdana" w:cs="Verdana"/>
          <w:spacing w:val="-24"/>
          <w:sz w:val="49"/>
          <w:szCs w:val="49"/>
          <w:lang w:val="en-US" w:eastAsia="en-US" w:bidi="ar-SA"/>
        </w:rPr>
        <w:t xml:space="preserve"> </w:t>
      </w:r>
      <w:r>
        <w:rPr>
          <w:rFonts w:ascii="Verdana" w:hAnsi="Verdana" w:eastAsia="Verdana" w:cs="Verdana"/>
          <w:sz w:val="49"/>
          <w:szCs w:val="49"/>
          <w:lang w:val="en-US" w:eastAsia="en-US" w:bidi="ar-SA"/>
        </w:rPr>
        <w:t>the</w:t>
      </w:r>
      <w:r>
        <w:rPr>
          <w:rFonts w:ascii="Verdana" w:hAnsi="Verdana" w:eastAsia="Verdana" w:cs="Verdana"/>
          <w:spacing w:val="-23"/>
          <w:sz w:val="49"/>
          <w:szCs w:val="49"/>
          <w:lang w:val="en-US" w:eastAsia="en-US" w:bidi="ar-SA"/>
        </w:rPr>
        <w:t xml:space="preserve"> </w:t>
      </w:r>
      <w:r>
        <w:rPr>
          <w:rFonts w:ascii="Verdana" w:hAnsi="Verdana" w:eastAsia="Verdana" w:cs="Verdana"/>
          <w:sz w:val="49"/>
          <w:szCs w:val="49"/>
          <w:lang w:val="en-US" w:eastAsia="en-US" w:bidi="ar-SA"/>
        </w:rPr>
        <w:t>pandemic.</w:t>
      </w:r>
    </w:p>
    <w:p>
      <w:pPr>
        <w:widowControl w:val="0"/>
        <w:autoSpaceDE w:val="0"/>
        <w:autoSpaceDN w:val="0"/>
        <w:spacing w:line="278" w:lineRule="auto"/>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mc:AlternateContent>
          <mc:Choice Requires="wps">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8288000" cy="10287000"/>
                <wp:effectExtent l="0" t="0" r="0" b="0"/>
                <wp:wrapNone/>
                <wp:docPr id="16" name="Rectangles 9"/>
                <wp:cNvGraphicFramePr/>
                <a:graphic xmlns:a="http://schemas.openxmlformats.org/drawingml/2006/main">
                  <a:graphicData uri="http://schemas.microsoft.com/office/word/2010/wordprocessingShape">
                    <wps:wsp>
                      <wps:cNvSpPr/>
                      <wps:spPr>
                        <a:xfrm>
                          <a:off x="0" y="0"/>
                          <a:ext cx="18288000" cy="10287000"/>
                        </a:xfrm>
                        <a:prstGeom prst="rect">
                          <a:avLst/>
                        </a:prstGeom>
                        <a:solidFill>
                          <a:srgbClr val="000000"/>
                        </a:solidFill>
                        <a:ln>
                          <a:noFill/>
                        </a:ln>
                      </wps:spPr>
                      <wps:bodyPr upright="1"/>
                    </wps:wsp>
                  </a:graphicData>
                </a:graphic>
              </wp:anchor>
            </w:drawing>
          </mc:Choice>
          <mc:Fallback>
            <w:pict>
              <v:rect id="Rectangles 9" o:spid="_x0000_s1026" o:spt="1" style="position:absolute;left:0pt;margin-left:0pt;margin-top:0pt;height:810pt;width:1440pt;mso-position-horizontal-relative:page;mso-position-vertical-relative:page;z-index:-251648000;mso-width-relative:page;mso-height-relative:page;" fillcolor="#000000" filled="t" stroked="f" coordsize="21600,21600" o:gfxdata="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0CA3VAAAABwEAAA8A&#10;AAAAAAAAAQAgAAAAIgAAAGRycy9kb3ducmV2LnhtbFBLAQIUABQAAAAIAIdO4kD5MwfYqAEAAGcD&#10;AAAOAAAAAAAAAAEAIAAAACQBAABkcnMvZTJvRG9jLnhtbFBLBQYAAAAABgAGAFkBAAA+BQAAAAA=&#10;">
                <v:fill on="t" focussize="0,0"/>
                <v:stroke on="f"/>
                <v:imagedata o:title=""/>
                <o:lock v:ext="edit" aspectratio="f"/>
              </v:rect>
            </w:pict>
          </mc:Fallback>
        </mc:AlternateContent>
      </w:r>
      <w:r>
        <w:drawing>
          <wp:anchor distT="0" distB="0" distL="0" distR="0" simplePos="0" relativeHeight="251669504" behindDoc="1" locked="0" layoutInCell="1" allowOverlap="1">
            <wp:simplePos x="0" y="0"/>
            <wp:positionH relativeFrom="page">
              <wp:posOffset>0</wp:posOffset>
            </wp:positionH>
            <wp:positionV relativeFrom="page">
              <wp:posOffset>0</wp:posOffset>
            </wp:positionV>
            <wp:extent cx="9144000" cy="10287000"/>
            <wp:effectExtent l="0" t="0" r="0" b="0"/>
            <wp:wrapNone/>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20" cstate="print"/>
                    <a:stretch>
                      <a:fillRect/>
                    </a:stretch>
                  </pic:blipFill>
                  <pic:spPr>
                    <a:xfrm>
                      <a:off x="0" y="0"/>
                      <a:ext cx="9143999" cy="10286999"/>
                    </a:xfrm>
                    <a:prstGeom prst="rect">
                      <a:avLst/>
                    </a:prstGeom>
                  </pic:spPr>
                </pic:pic>
              </a:graphicData>
            </a:graphic>
          </wp:anchor>
        </w:drawing>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11"/>
        <w:rPr>
          <w:rFonts w:ascii="Verdana" w:hAnsi="Verdana" w:eastAsia="Verdana" w:cs="Verdana"/>
          <w:sz w:val="25"/>
          <w:szCs w:val="49"/>
          <w:lang w:val="en-US" w:eastAsia="en-US" w:bidi="ar-SA"/>
        </w:rPr>
      </w:pPr>
    </w:p>
    <w:p>
      <w:pPr>
        <w:widowControl w:val="0"/>
        <w:autoSpaceDE w:val="0"/>
        <w:autoSpaceDN w:val="0"/>
        <w:spacing w:before="224"/>
        <w:ind w:left="15441"/>
        <w:rPr>
          <w:rFonts w:ascii="Arial Black" w:hAnsi="Arial Black" w:eastAsia="Verdana" w:cs="Verdana"/>
          <w:b/>
          <w:sz w:val="72"/>
          <w:szCs w:val="72"/>
          <w:lang w:val="en-US" w:eastAsia="en-US" w:bidi="ar-SA"/>
        </w:rPr>
      </w:pPr>
      <w:r>
        <w:rPr>
          <w:rFonts w:ascii="Arial Black" w:hAnsi="Arial Black" w:eastAsia="Verdana" w:cs="Verdana"/>
          <w:b/>
          <w:color w:val="FFFFFF"/>
          <w:w w:val="95"/>
          <w:sz w:val="72"/>
          <w:szCs w:val="72"/>
          <w:lang w:val="en-US" w:eastAsia="en-US" w:bidi="ar-SA"/>
        </w:rPr>
        <w:t>The</w:t>
      </w:r>
      <w:r>
        <w:rPr>
          <w:rFonts w:ascii="Arial Black" w:hAnsi="Arial Black" w:eastAsia="Verdana" w:cs="Verdana"/>
          <w:b/>
          <w:color w:val="FFFFFF"/>
          <w:spacing w:val="10"/>
          <w:w w:val="95"/>
          <w:sz w:val="72"/>
          <w:szCs w:val="72"/>
          <w:lang w:val="en-US" w:eastAsia="en-US" w:bidi="ar-SA"/>
        </w:rPr>
        <w:t xml:space="preserve"> </w:t>
      </w:r>
      <w:r>
        <w:rPr>
          <w:rFonts w:ascii="Arial Black" w:hAnsi="Arial Black" w:eastAsia="Verdana" w:cs="Verdana"/>
          <w:b/>
          <w:color w:val="FFFFFF"/>
          <w:w w:val="95"/>
          <w:sz w:val="72"/>
          <w:szCs w:val="72"/>
          <w:lang w:val="en-US" w:eastAsia="en-US" w:bidi="ar-SA"/>
        </w:rPr>
        <w:t>Path</w:t>
      </w:r>
      <w:r>
        <w:rPr>
          <w:rFonts w:ascii="Arial Black" w:hAnsi="Arial Black" w:eastAsia="Verdana" w:cs="Verdana"/>
          <w:b/>
          <w:color w:val="FFFFFF"/>
          <w:spacing w:val="-3"/>
          <w:w w:val="95"/>
          <w:sz w:val="72"/>
          <w:szCs w:val="72"/>
          <w:lang w:val="en-US" w:eastAsia="en-US" w:bidi="ar-SA"/>
        </w:rPr>
        <w:t xml:space="preserve"> </w:t>
      </w:r>
      <w:r>
        <w:rPr>
          <w:rFonts w:ascii="Arial Black" w:hAnsi="Arial Black" w:eastAsia="Verdana" w:cs="Verdana"/>
          <w:b/>
          <w:color w:val="FFFFFF"/>
          <w:w w:val="95"/>
          <w:sz w:val="72"/>
          <w:szCs w:val="72"/>
          <w:lang w:val="en-US" w:eastAsia="en-US" w:bidi="ar-SA"/>
        </w:rPr>
        <w:t>to</w:t>
      </w:r>
      <w:r>
        <w:rPr>
          <w:rFonts w:ascii="Arial Black" w:hAnsi="Arial Black" w:eastAsia="Verdana" w:cs="Verdana"/>
          <w:b/>
          <w:color w:val="FFFFFF"/>
          <w:spacing w:val="10"/>
          <w:w w:val="95"/>
          <w:sz w:val="72"/>
          <w:szCs w:val="72"/>
          <w:lang w:val="en-US" w:eastAsia="en-US" w:bidi="ar-SA"/>
        </w:rPr>
        <w:t xml:space="preserve"> </w:t>
      </w:r>
      <w:r>
        <w:rPr>
          <w:rFonts w:ascii="Arial Black" w:hAnsi="Arial Black" w:eastAsia="Verdana" w:cs="Verdana"/>
          <w:b/>
          <w:color w:val="FFFFFF"/>
          <w:w w:val="95"/>
          <w:sz w:val="72"/>
          <w:szCs w:val="72"/>
          <w:lang w:val="en-US" w:eastAsia="en-US" w:bidi="ar-SA"/>
        </w:rPr>
        <w:t>Recovery</w:t>
      </w:r>
    </w:p>
    <w:p>
      <w:pPr>
        <w:widowControl w:val="0"/>
        <w:autoSpaceDE w:val="0"/>
        <w:autoSpaceDN w:val="0"/>
        <w:spacing w:before="606" w:line="242" w:lineRule="auto"/>
        <w:ind w:left="15440" w:right="2176"/>
        <w:rPr>
          <w:rFonts w:ascii="Verdana" w:hAnsi="Verdana" w:eastAsia="Verdana" w:cs="Verdana"/>
          <w:sz w:val="49"/>
          <w:szCs w:val="49"/>
          <w:lang w:val="en-US" w:eastAsia="en-US" w:bidi="ar-SA"/>
        </w:rPr>
      </w:pPr>
      <w:r>
        <w:rPr>
          <w:rFonts w:ascii="Verdana" w:hAnsi="Verdana" w:eastAsia="Verdana" w:cs="Verdana"/>
          <w:color w:val="FFFFFF"/>
          <w:sz w:val="49"/>
          <w:szCs w:val="49"/>
          <w:lang w:val="en-US" w:eastAsia="en-US" w:bidi="ar-SA"/>
        </w:rPr>
        <w:t>As vaccination rates increase, we</w:t>
      </w:r>
      <w:r>
        <w:rPr>
          <w:rFonts w:ascii="Verdana" w:hAnsi="Verdana" w:eastAsia="Verdana" w:cs="Verdana"/>
          <w:color w:val="FFFFFF"/>
          <w:spacing w:val="-170"/>
          <w:sz w:val="49"/>
          <w:szCs w:val="49"/>
          <w:lang w:val="en-US" w:eastAsia="en-US" w:bidi="ar-SA"/>
        </w:rPr>
        <w:t xml:space="preserve"> </w:t>
      </w:r>
      <w:r>
        <w:rPr>
          <w:rFonts w:ascii="Verdana" w:hAnsi="Verdana" w:eastAsia="Verdana" w:cs="Verdana"/>
          <w:color w:val="FFFFFF"/>
          <w:sz w:val="49"/>
          <w:szCs w:val="49"/>
          <w:lang w:val="en-US" w:eastAsia="en-US" w:bidi="ar-SA"/>
        </w:rPr>
        <w:t>glimpse a path towards recovery.</w:t>
      </w:r>
      <w:r>
        <w:rPr>
          <w:rFonts w:ascii="Verdana" w:hAnsi="Verdana" w:eastAsia="Verdana" w:cs="Verdana"/>
          <w:color w:val="FFFFFF"/>
          <w:spacing w:val="-170"/>
          <w:sz w:val="49"/>
          <w:szCs w:val="49"/>
          <w:lang w:val="en-US" w:eastAsia="en-US" w:bidi="ar-SA"/>
        </w:rPr>
        <w:t xml:space="preserve"> </w:t>
      </w:r>
      <w:r>
        <w:rPr>
          <w:rFonts w:ascii="Verdana" w:hAnsi="Verdana" w:eastAsia="Verdana" w:cs="Verdana"/>
          <w:color w:val="FFFFFF"/>
          <w:sz w:val="49"/>
          <w:szCs w:val="49"/>
          <w:lang w:val="en-US" w:eastAsia="en-US" w:bidi="ar-SA"/>
        </w:rPr>
        <w:t>We'll</w:t>
      </w:r>
      <w:r>
        <w:rPr>
          <w:rFonts w:ascii="Verdana" w:hAnsi="Verdana" w:eastAsia="Verdana" w:cs="Verdana"/>
          <w:color w:val="FFFFFF"/>
          <w:spacing w:val="19"/>
          <w:sz w:val="49"/>
          <w:szCs w:val="49"/>
          <w:lang w:val="en-US" w:eastAsia="en-US" w:bidi="ar-SA"/>
        </w:rPr>
        <w:t xml:space="preserve"> </w:t>
      </w:r>
      <w:r>
        <w:rPr>
          <w:rFonts w:ascii="Verdana" w:hAnsi="Verdana" w:eastAsia="Verdana" w:cs="Verdana"/>
          <w:color w:val="FFFFFF"/>
          <w:sz w:val="49"/>
          <w:szCs w:val="49"/>
          <w:lang w:val="en-US" w:eastAsia="en-US" w:bidi="ar-SA"/>
        </w:rPr>
        <w:t>discuss</w:t>
      </w:r>
      <w:r>
        <w:rPr>
          <w:rFonts w:ascii="Verdana" w:hAnsi="Verdana" w:eastAsia="Verdana" w:cs="Verdana"/>
          <w:color w:val="FFFFFF"/>
          <w:spacing w:val="20"/>
          <w:sz w:val="49"/>
          <w:szCs w:val="49"/>
          <w:lang w:val="en-US" w:eastAsia="en-US" w:bidi="ar-SA"/>
        </w:rPr>
        <w:t xml:space="preserve"> </w:t>
      </w:r>
      <w:r>
        <w:rPr>
          <w:rFonts w:ascii="Verdana" w:hAnsi="Verdana" w:eastAsia="Verdana" w:cs="Verdana"/>
          <w:color w:val="FFFFFF"/>
          <w:sz w:val="49"/>
          <w:szCs w:val="49"/>
          <w:lang w:val="en-US" w:eastAsia="en-US" w:bidi="ar-SA"/>
        </w:rPr>
        <w:t>the</w:t>
      </w:r>
      <w:r>
        <w:rPr>
          <w:rFonts w:ascii="Verdana" w:hAnsi="Verdana" w:eastAsia="Verdana" w:cs="Verdana"/>
          <w:color w:val="FFFFFF"/>
          <w:spacing w:val="20"/>
          <w:sz w:val="49"/>
          <w:szCs w:val="49"/>
          <w:lang w:val="en-US" w:eastAsia="en-US" w:bidi="ar-SA"/>
        </w:rPr>
        <w:t xml:space="preserve"> </w:t>
      </w:r>
      <w:r>
        <w:rPr>
          <w:rFonts w:ascii="Verdana" w:hAnsi="Verdana" w:eastAsia="Verdana" w:cs="Verdana"/>
          <w:color w:val="FFFFFF"/>
          <w:sz w:val="49"/>
          <w:szCs w:val="49"/>
          <w:lang w:val="en-US" w:eastAsia="en-US" w:bidi="ar-SA"/>
        </w:rPr>
        <w:t>potential</w:t>
      </w:r>
      <w:r>
        <w:rPr>
          <w:rFonts w:ascii="Verdana" w:hAnsi="Verdana" w:eastAsia="Verdana" w:cs="Verdana"/>
          <w:color w:val="FFFFFF"/>
          <w:spacing w:val="19"/>
          <w:sz w:val="49"/>
          <w:szCs w:val="49"/>
          <w:lang w:val="en-US" w:eastAsia="en-US" w:bidi="ar-SA"/>
        </w:rPr>
        <w:t xml:space="preserve"> </w:t>
      </w:r>
      <w:r>
        <w:rPr>
          <w:rFonts w:ascii="Verdana" w:hAnsi="Verdana" w:eastAsia="Verdana" w:cs="Verdana"/>
          <w:color w:val="FFFFFF"/>
          <w:sz w:val="49"/>
          <w:szCs w:val="49"/>
          <w:lang w:val="en-US" w:eastAsia="en-US" w:bidi="ar-SA"/>
        </w:rPr>
        <w:t>impact</w:t>
      </w:r>
      <w:r>
        <w:rPr>
          <w:rFonts w:ascii="Verdana" w:hAnsi="Verdana" w:eastAsia="Verdana" w:cs="Verdana"/>
          <w:color w:val="FFFFFF"/>
          <w:spacing w:val="-169"/>
          <w:sz w:val="49"/>
          <w:szCs w:val="49"/>
          <w:lang w:val="en-US" w:eastAsia="en-US" w:bidi="ar-SA"/>
        </w:rPr>
        <w:t xml:space="preserve"> </w:t>
      </w:r>
      <w:r>
        <w:rPr>
          <w:rFonts w:ascii="Verdana" w:hAnsi="Verdana" w:eastAsia="Verdana" w:cs="Verdana"/>
          <w:color w:val="FFFFFF"/>
          <w:sz w:val="49"/>
          <w:szCs w:val="49"/>
          <w:lang w:val="en-US" w:eastAsia="en-US" w:bidi="ar-SA"/>
        </w:rPr>
        <w:t>of widespread vaccination on</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public health, the economy, and</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the return to a semblance of</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normalcy. Together, we can</w:t>
      </w:r>
      <w:r>
        <w:rPr>
          <w:rFonts w:ascii="Verdana" w:hAnsi="Verdana" w:eastAsia="Verdana" w:cs="Verdana"/>
          <w:color w:val="FFFFFF"/>
          <w:spacing w:val="1"/>
          <w:sz w:val="49"/>
          <w:szCs w:val="49"/>
          <w:lang w:val="en-US" w:eastAsia="en-US" w:bidi="ar-SA"/>
        </w:rPr>
        <w:t xml:space="preserve"> </w:t>
      </w:r>
      <w:r>
        <w:rPr>
          <w:rFonts w:ascii="Verdana" w:hAnsi="Verdana" w:eastAsia="Verdana" w:cs="Verdana"/>
          <w:color w:val="FFFFFF"/>
          <w:sz w:val="49"/>
          <w:szCs w:val="49"/>
          <w:lang w:val="en-US" w:eastAsia="en-US" w:bidi="ar-SA"/>
        </w:rPr>
        <w:t>overcome</w:t>
      </w:r>
      <w:r>
        <w:rPr>
          <w:rFonts w:ascii="Verdana" w:hAnsi="Verdana" w:eastAsia="Verdana" w:cs="Verdana"/>
          <w:color w:val="FFFFFF"/>
          <w:spacing w:val="-41"/>
          <w:sz w:val="49"/>
          <w:szCs w:val="49"/>
          <w:lang w:val="en-US" w:eastAsia="en-US" w:bidi="ar-SA"/>
        </w:rPr>
        <w:t xml:space="preserve"> </w:t>
      </w:r>
      <w:r>
        <w:rPr>
          <w:rFonts w:ascii="Verdana" w:hAnsi="Verdana" w:eastAsia="Verdana" w:cs="Verdana"/>
          <w:color w:val="FFFFFF"/>
          <w:sz w:val="49"/>
          <w:szCs w:val="49"/>
          <w:lang w:val="en-US" w:eastAsia="en-US" w:bidi="ar-SA"/>
        </w:rPr>
        <w:t>this</w:t>
      </w:r>
      <w:r>
        <w:rPr>
          <w:rFonts w:ascii="Verdana" w:hAnsi="Verdana" w:eastAsia="Verdana" w:cs="Verdana"/>
          <w:color w:val="FFFFFF"/>
          <w:spacing w:val="-40"/>
          <w:sz w:val="49"/>
          <w:szCs w:val="49"/>
          <w:lang w:val="en-US" w:eastAsia="en-US" w:bidi="ar-SA"/>
        </w:rPr>
        <w:t xml:space="preserve"> </w:t>
      </w:r>
      <w:r>
        <w:rPr>
          <w:rFonts w:ascii="Verdana" w:hAnsi="Verdana" w:eastAsia="Verdana" w:cs="Verdana"/>
          <w:color w:val="FFFFFF"/>
          <w:sz w:val="49"/>
          <w:szCs w:val="49"/>
          <w:lang w:val="en-US" w:eastAsia="en-US" w:bidi="ar-SA"/>
        </w:rPr>
        <w:t>global</w:t>
      </w:r>
      <w:r>
        <w:rPr>
          <w:rFonts w:ascii="Verdana" w:hAnsi="Verdana" w:eastAsia="Verdana" w:cs="Verdana"/>
          <w:color w:val="FFFFFF"/>
          <w:spacing w:val="-40"/>
          <w:sz w:val="49"/>
          <w:szCs w:val="49"/>
          <w:lang w:val="en-US" w:eastAsia="en-US" w:bidi="ar-SA"/>
        </w:rPr>
        <w:t xml:space="preserve"> </w:t>
      </w:r>
      <w:r>
        <w:rPr>
          <w:rFonts w:ascii="Verdana" w:hAnsi="Verdana" w:eastAsia="Verdana" w:cs="Verdana"/>
          <w:color w:val="FFFFFF"/>
          <w:sz w:val="49"/>
          <w:szCs w:val="49"/>
          <w:lang w:val="en-US" w:eastAsia="en-US" w:bidi="ar-SA"/>
        </w:rPr>
        <w:t>crisis.</w:t>
      </w:r>
    </w:p>
    <w:p>
      <w:pPr>
        <w:widowControl w:val="0"/>
        <w:autoSpaceDE w:val="0"/>
        <w:autoSpaceDN w:val="0"/>
        <w:spacing w:line="242" w:lineRule="auto"/>
        <w:rPr>
          <w:rFonts w:ascii="Verdana" w:hAnsi="Verdana" w:eastAsia="Verdana" w:cs="Verdana"/>
          <w:sz w:val="22"/>
          <w:szCs w:val="22"/>
          <w:lang w:val="en-US" w:eastAsia="en-US" w:bidi="ar-SA"/>
        </w:rPr>
        <w:sectPr>
          <w:pgSz w:w="28820" w:h="16220" w:orient="landscape"/>
          <w:pgMar w:top="0" w:right="860" w:bottom="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mc:AlternateContent>
          <mc:Choice Requires="wps">
            <w:drawing>
              <wp:anchor distT="0" distB="0" distL="114300" distR="114300" simplePos="0" relativeHeight="251670528" behindDoc="1" locked="0" layoutInCell="1" allowOverlap="1">
                <wp:simplePos x="0" y="0"/>
                <wp:positionH relativeFrom="page">
                  <wp:posOffset>0</wp:posOffset>
                </wp:positionH>
                <wp:positionV relativeFrom="page">
                  <wp:posOffset>-1270</wp:posOffset>
                </wp:positionV>
                <wp:extent cx="18288000" cy="10287000"/>
                <wp:effectExtent l="0" t="0" r="0" b="0"/>
                <wp:wrapNone/>
                <wp:docPr id="17" name="FreeForm 10"/>
                <wp:cNvGraphicFramePr/>
                <a:graphic xmlns:a="http://schemas.openxmlformats.org/drawingml/2006/main">
                  <a:graphicData uri="http://schemas.microsoft.com/office/word/2010/wordprocessingShape">
                    <wps:wsp>
                      <wps:cNvSpPr/>
                      <wps:spPr>
                        <a:xfrm>
                          <a:off x="0" y="0"/>
                          <a:ext cx="18288000" cy="10287000"/>
                        </a:xfrm>
                        <a:custGeom>
                          <a:avLst/>
                          <a:gdLst/>
                          <a:ahLst/>
                          <a:cxnLst/>
                          <a:pathLst>
                            <a:path w="28800" h="16200">
                              <a:moveTo>
                                <a:pt x="28800" y="0"/>
                              </a:moveTo>
                              <a:lnTo>
                                <a:pt x="26869" y="0"/>
                              </a:lnTo>
                              <a:lnTo>
                                <a:pt x="26869" y="1929"/>
                              </a:lnTo>
                              <a:lnTo>
                                <a:pt x="26869" y="14270"/>
                              </a:lnTo>
                              <a:lnTo>
                                <a:pt x="19043" y="14270"/>
                              </a:lnTo>
                              <a:lnTo>
                                <a:pt x="19043" y="14263"/>
                              </a:lnTo>
                              <a:lnTo>
                                <a:pt x="9757" y="14263"/>
                              </a:lnTo>
                              <a:lnTo>
                                <a:pt x="9757" y="14270"/>
                              </a:lnTo>
                              <a:lnTo>
                                <a:pt x="1931" y="14270"/>
                              </a:lnTo>
                              <a:lnTo>
                                <a:pt x="1931" y="1929"/>
                              </a:lnTo>
                              <a:lnTo>
                                <a:pt x="9757" y="1929"/>
                              </a:lnTo>
                              <a:lnTo>
                                <a:pt x="9757" y="1936"/>
                              </a:lnTo>
                              <a:lnTo>
                                <a:pt x="19043" y="1936"/>
                              </a:lnTo>
                              <a:lnTo>
                                <a:pt x="19043" y="1929"/>
                              </a:lnTo>
                              <a:lnTo>
                                <a:pt x="26869" y="1929"/>
                              </a:lnTo>
                              <a:lnTo>
                                <a:pt x="26869" y="0"/>
                              </a:lnTo>
                              <a:lnTo>
                                <a:pt x="18607" y="0"/>
                              </a:lnTo>
                              <a:lnTo>
                                <a:pt x="18607" y="2"/>
                              </a:lnTo>
                              <a:lnTo>
                                <a:pt x="10193" y="2"/>
                              </a:lnTo>
                              <a:lnTo>
                                <a:pt x="10193" y="0"/>
                              </a:lnTo>
                              <a:lnTo>
                                <a:pt x="0" y="0"/>
                              </a:lnTo>
                              <a:lnTo>
                                <a:pt x="0" y="1929"/>
                              </a:lnTo>
                              <a:lnTo>
                                <a:pt x="0" y="14270"/>
                              </a:lnTo>
                              <a:lnTo>
                                <a:pt x="0" y="16199"/>
                              </a:lnTo>
                              <a:lnTo>
                                <a:pt x="10193" y="16199"/>
                              </a:lnTo>
                              <a:lnTo>
                                <a:pt x="10193" y="16197"/>
                              </a:lnTo>
                              <a:lnTo>
                                <a:pt x="18607" y="16197"/>
                              </a:lnTo>
                              <a:lnTo>
                                <a:pt x="18607" y="16199"/>
                              </a:lnTo>
                              <a:lnTo>
                                <a:pt x="28800" y="16199"/>
                              </a:lnTo>
                              <a:lnTo>
                                <a:pt x="28800" y="14270"/>
                              </a:lnTo>
                              <a:lnTo>
                                <a:pt x="28800" y="1929"/>
                              </a:lnTo>
                              <a:lnTo>
                                <a:pt x="28800" y="0"/>
                              </a:lnTo>
                              <a:close/>
                            </a:path>
                          </a:pathLst>
                        </a:custGeom>
                        <a:solidFill>
                          <a:srgbClr val="000000"/>
                        </a:solidFill>
                        <a:ln>
                          <a:noFill/>
                        </a:ln>
                      </wps:spPr>
                      <wps:bodyPr upright="1"/>
                    </wps:wsp>
                  </a:graphicData>
                </a:graphic>
              </wp:anchor>
            </w:drawing>
          </mc:Choice>
          <mc:Fallback>
            <w:pict>
              <v:shape id="FreeForm 10" o:spid="_x0000_s1026" o:spt="100" style="position:absolute;left:0pt;margin-left:0pt;margin-top:-0.1pt;height:810pt;width:1440pt;mso-position-horizontal-relative:page;mso-position-vertical-relative:page;z-index:-251645952;mso-width-relative:page;mso-height-relative:page;" fillcolor="#000000" filled="t" stroked="f" coordsize="28800,16200" o:gfxdata="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usxyTWAAAA&#10;CAEAAA8AAAAAAAAAAQAgAAAAIgAAAGRycy9kb3ducmV2LnhtbFBLAQIUABQAAAAIAIdO4kCZ7a5P&#10;kQIAAAAJAAAOAAAAAAAAAAEAIAAAACUBAABkcnMvZTJvRG9jLnhtbFBLBQYAAAAABgAGAFkBAAAo&#10;BgAAAAA=&#10;" path="m28800,0l26869,0,26869,1929,26869,14270,19043,14270,19043,14263,9757,14263,9757,14270,1931,14270,1931,1929,9757,1929,9757,1936,19043,1936,19043,1929,26869,1929,26869,0,18607,0,18607,2,10193,2,10193,0,0,0,0,1929,0,14270,0,16199,10193,16199,10193,16197,18607,16197,18607,16199,28800,16199,28800,14270,28800,1929,28800,0xe">
                <v:fill on="t" focussize="0,0"/>
                <v:stroke on="f"/>
                <v:imagedata o:title=""/>
                <o:lock v:ext="edit" aspectratio="f"/>
              </v:shape>
            </w:pict>
          </mc:Fallback>
        </mc:AlternateContent>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11"/>
        <w:rPr>
          <w:rFonts w:ascii="Verdana" w:hAnsi="Verdana" w:eastAsia="Verdana" w:cs="Verdana"/>
          <w:sz w:val="18"/>
          <w:szCs w:val="49"/>
          <w:lang w:val="en-US" w:eastAsia="en-US" w:bidi="ar-SA"/>
        </w:rPr>
      </w:pPr>
    </w:p>
    <w:p>
      <w:pPr>
        <w:widowControl w:val="0"/>
        <w:autoSpaceDE w:val="0"/>
        <w:autoSpaceDN w:val="0"/>
        <w:spacing w:before="356"/>
        <w:ind w:left="4687" w:right="5859"/>
        <w:jc w:val="center"/>
        <w:rPr>
          <w:rFonts w:ascii="Trebuchet MS" w:hAnsi="Verdana" w:eastAsia="Verdana" w:cs="Verdana"/>
          <w:b/>
          <w:sz w:val="173"/>
          <w:szCs w:val="22"/>
          <w:lang w:val="en-US" w:eastAsia="en-US" w:bidi="ar-SA"/>
        </w:rPr>
      </w:pPr>
      <w:r>
        <w:rPr>
          <w:rFonts w:ascii="Trebuchet MS" w:hAnsi="Verdana" w:eastAsia="Verdana" w:cs="Verdana"/>
          <w:b/>
          <w:w w:val="105"/>
          <w:sz w:val="173"/>
          <w:szCs w:val="22"/>
          <w:lang w:val="en-US" w:eastAsia="en-US" w:bidi="ar-SA"/>
        </w:rPr>
        <w:t>Conclusion</w:t>
      </w:r>
    </w:p>
    <w:p>
      <w:pPr>
        <w:widowControl w:val="0"/>
        <w:autoSpaceDE w:val="0"/>
        <w:autoSpaceDN w:val="0"/>
        <w:spacing w:before="1160" w:line="242" w:lineRule="auto"/>
        <w:ind w:left="4687" w:right="5860"/>
        <w:jc w:val="center"/>
        <w:rPr>
          <w:rFonts w:ascii="Verdana" w:hAnsi="Verdana" w:eastAsia="Verdana" w:cs="Verdana"/>
          <w:sz w:val="49"/>
          <w:szCs w:val="49"/>
          <w:lang w:val="en-US" w:eastAsia="en-US" w:bidi="ar-SA"/>
        </w:rPr>
      </w:pPr>
      <w:r>
        <w:rPr>
          <w:rFonts w:ascii="Verdana" w:hAnsi="Verdana" w:eastAsia="Verdana" w:cs="Verdana"/>
          <w:sz w:val="49"/>
          <w:szCs w:val="49"/>
          <w:lang w:val="en-US" w:eastAsia="en-US" w:bidi="ar-SA"/>
        </w:rPr>
        <w:t>In this enlightening journey, we've uncovered the immense</w:t>
      </w:r>
      <w:r>
        <w:rPr>
          <w:rFonts w:ascii="Verdana" w:hAnsi="Verdana" w:eastAsia="Verdana" w:cs="Verdana"/>
          <w:spacing w:val="1"/>
          <w:sz w:val="49"/>
          <w:szCs w:val="49"/>
          <w:lang w:val="en-US" w:eastAsia="en-US" w:bidi="ar-SA"/>
        </w:rPr>
        <w:t xml:space="preserve"> </w:t>
      </w:r>
      <w:r>
        <w:rPr>
          <w:rFonts w:ascii="Verdana" w:hAnsi="Verdana" w:eastAsia="Verdana" w:cs="Verdana"/>
          <w:spacing w:val="-1"/>
          <w:sz w:val="49"/>
          <w:szCs w:val="49"/>
          <w:lang w:val="en-US" w:eastAsia="en-US" w:bidi="ar-SA"/>
        </w:rPr>
        <w:t xml:space="preserve">power of the </w:t>
      </w:r>
      <w:r>
        <w:rPr>
          <w:rFonts w:ascii="Verdana" w:hAnsi="Verdana" w:eastAsia="Verdana" w:cs="Verdana"/>
          <w:i/>
          <w:spacing w:val="-1"/>
          <w:sz w:val="49"/>
          <w:szCs w:val="49"/>
          <w:lang w:val="en-US" w:eastAsia="en-US" w:bidi="ar-SA"/>
        </w:rPr>
        <w:t>Covid-19 Cure</w:t>
      </w:r>
      <w:r>
        <w:rPr>
          <w:rFonts w:ascii="Verdana" w:hAnsi="Verdana" w:eastAsia="Verdana" w:cs="Verdana"/>
          <w:spacing w:val="-1"/>
          <w:sz w:val="49"/>
          <w:szCs w:val="49"/>
          <w:lang w:val="en-US" w:eastAsia="en-US" w:bidi="ar-SA"/>
        </w:rPr>
        <w:t xml:space="preserve">, the vaccines. </w:t>
      </w:r>
      <w:r>
        <w:rPr>
          <w:rFonts w:ascii="Verdana" w:hAnsi="Verdana" w:eastAsia="Verdana" w:cs="Verdana"/>
          <w:sz w:val="49"/>
          <w:szCs w:val="49"/>
          <w:lang w:val="en-US" w:eastAsia="en-US" w:bidi="ar-SA"/>
        </w:rPr>
        <w:t>From their</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development to distribution, we've witnessed the triumph of</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science and human resilience. Let's continue to embrace</w:t>
      </w:r>
      <w:r>
        <w:rPr>
          <w:rFonts w:ascii="Verdana" w:hAnsi="Verdana" w:eastAsia="Verdana" w:cs="Verdana"/>
          <w:spacing w:val="1"/>
          <w:sz w:val="49"/>
          <w:szCs w:val="49"/>
          <w:lang w:val="en-US" w:eastAsia="en-US" w:bidi="ar-SA"/>
        </w:rPr>
        <w:t xml:space="preserve"> </w:t>
      </w:r>
      <w:r>
        <w:rPr>
          <w:rFonts w:ascii="Verdana" w:hAnsi="Verdana" w:eastAsia="Verdana" w:cs="Verdana"/>
          <w:sz w:val="49"/>
          <w:szCs w:val="49"/>
          <w:lang w:val="en-US" w:eastAsia="en-US" w:bidi="ar-SA"/>
        </w:rPr>
        <w:t>vaccination</w:t>
      </w:r>
      <w:r>
        <w:rPr>
          <w:rFonts w:ascii="Verdana" w:hAnsi="Verdana" w:eastAsia="Verdana" w:cs="Verdana"/>
          <w:spacing w:val="3"/>
          <w:sz w:val="49"/>
          <w:szCs w:val="49"/>
          <w:lang w:val="en-US" w:eastAsia="en-US" w:bidi="ar-SA"/>
        </w:rPr>
        <w:t xml:space="preserve"> </w:t>
      </w:r>
      <w:r>
        <w:rPr>
          <w:rFonts w:ascii="Verdana" w:hAnsi="Verdana" w:eastAsia="Verdana" w:cs="Verdana"/>
          <w:sz w:val="49"/>
          <w:szCs w:val="49"/>
          <w:lang w:val="en-US" w:eastAsia="en-US" w:bidi="ar-SA"/>
        </w:rPr>
        <w:t>as</w:t>
      </w:r>
      <w:r>
        <w:rPr>
          <w:rFonts w:ascii="Verdana" w:hAnsi="Verdana" w:eastAsia="Verdana" w:cs="Verdana"/>
          <w:spacing w:val="4"/>
          <w:sz w:val="49"/>
          <w:szCs w:val="49"/>
          <w:lang w:val="en-US" w:eastAsia="en-US" w:bidi="ar-SA"/>
        </w:rPr>
        <w:t xml:space="preserve"> </w:t>
      </w:r>
      <w:r>
        <w:rPr>
          <w:rFonts w:ascii="Verdana" w:hAnsi="Verdana" w:eastAsia="Verdana" w:cs="Verdana"/>
          <w:sz w:val="49"/>
          <w:szCs w:val="49"/>
          <w:lang w:val="en-US" w:eastAsia="en-US" w:bidi="ar-SA"/>
        </w:rPr>
        <w:t>a</w:t>
      </w:r>
      <w:r>
        <w:rPr>
          <w:rFonts w:ascii="Verdana" w:hAnsi="Verdana" w:eastAsia="Verdana" w:cs="Verdana"/>
          <w:spacing w:val="3"/>
          <w:sz w:val="49"/>
          <w:szCs w:val="49"/>
          <w:lang w:val="en-US" w:eastAsia="en-US" w:bidi="ar-SA"/>
        </w:rPr>
        <w:t xml:space="preserve"> </w:t>
      </w:r>
      <w:r>
        <w:rPr>
          <w:rFonts w:ascii="Verdana" w:hAnsi="Verdana" w:eastAsia="Verdana" w:cs="Verdana"/>
          <w:sz w:val="49"/>
          <w:szCs w:val="49"/>
          <w:lang w:val="en-US" w:eastAsia="en-US" w:bidi="ar-SA"/>
        </w:rPr>
        <w:t>crucial</w:t>
      </w:r>
      <w:r>
        <w:rPr>
          <w:rFonts w:ascii="Verdana" w:hAnsi="Verdana" w:eastAsia="Verdana" w:cs="Verdana"/>
          <w:spacing w:val="4"/>
          <w:sz w:val="49"/>
          <w:szCs w:val="49"/>
          <w:lang w:val="en-US" w:eastAsia="en-US" w:bidi="ar-SA"/>
        </w:rPr>
        <w:t xml:space="preserve"> </w:t>
      </w:r>
      <w:r>
        <w:rPr>
          <w:rFonts w:ascii="Verdana" w:hAnsi="Verdana" w:eastAsia="Verdana" w:cs="Verdana"/>
          <w:sz w:val="49"/>
          <w:szCs w:val="49"/>
          <w:lang w:val="en-US" w:eastAsia="en-US" w:bidi="ar-SA"/>
        </w:rPr>
        <w:t>tool</w:t>
      </w:r>
      <w:r>
        <w:rPr>
          <w:rFonts w:ascii="Verdana" w:hAnsi="Verdana" w:eastAsia="Verdana" w:cs="Verdana"/>
          <w:spacing w:val="3"/>
          <w:sz w:val="49"/>
          <w:szCs w:val="49"/>
          <w:lang w:val="en-US" w:eastAsia="en-US" w:bidi="ar-SA"/>
        </w:rPr>
        <w:t xml:space="preserve"> </w:t>
      </w:r>
      <w:r>
        <w:rPr>
          <w:rFonts w:ascii="Verdana" w:hAnsi="Verdana" w:eastAsia="Verdana" w:cs="Verdana"/>
          <w:sz w:val="49"/>
          <w:szCs w:val="49"/>
          <w:lang w:val="en-US" w:eastAsia="en-US" w:bidi="ar-SA"/>
        </w:rPr>
        <w:t>in</w:t>
      </w:r>
      <w:r>
        <w:rPr>
          <w:rFonts w:ascii="Verdana" w:hAnsi="Verdana" w:eastAsia="Verdana" w:cs="Verdana"/>
          <w:spacing w:val="4"/>
          <w:sz w:val="49"/>
          <w:szCs w:val="49"/>
          <w:lang w:val="en-US" w:eastAsia="en-US" w:bidi="ar-SA"/>
        </w:rPr>
        <w:t xml:space="preserve"> </w:t>
      </w:r>
      <w:r>
        <w:rPr>
          <w:rFonts w:ascii="Verdana" w:hAnsi="Verdana" w:eastAsia="Verdana" w:cs="Verdana"/>
          <w:sz w:val="49"/>
          <w:szCs w:val="49"/>
          <w:lang w:val="en-US" w:eastAsia="en-US" w:bidi="ar-SA"/>
        </w:rPr>
        <w:t>our</w:t>
      </w:r>
      <w:r>
        <w:rPr>
          <w:rFonts w:ascii="Verdana" w:hAnsi="Verdana" w:eastAsia="Verdana" w:cs="Verdana"/>
          <w:spacing w:val="3"/>
          <w:sz w:val="49"/>
          <w:szCs w:val="49"/>
          <w:lang w:val="en-US" w:eastAsia="en-US" w:bidi="ar-SA"/>
        </w:rPr>
        <w:t xml:space="preserve"> </w:t>
      </w:r>
      <w:r>
        <w:rPr>
          <w:rFonts w:ascii="Verdana" w:hAnsi="Verdana" w:eastAsia="Verdana" w:cs="Verdana"/>
          <w:sz w:val="49"/>
          <w:szCs w:val="49"/>
          <w:lang w:val="en-US" w:eastAsia="en-US" w:bidi="ar-SA"/>
        </w:rPr>
        <w:t>ﬁght</w:t>
      </w:r>
      <w:r>
        <w:rPr>
          <w:rFonts w:ascii="Verdana" w:hAnsi="Verdana" w:eastAsia="Verdana" w:cs="Verdana"/>
          <w:spacing w:val="4"/>
          <w:sz w:val="49"/>
          <w:szCs w:val="49"/>
          <w:lang w:val="en-US" w:eastAsia="en-US" w:bidi="ar-SA"/>
        </w:rPr>
        <w:t xml:space="preserve"> </w:t>
      </w:r>
      <w:r>
        <w:rPr>
          <w:rFonts w:ascii="Verdana" w:hAnsi="Verdana" w:eastAsia="Verdana" w:cs="Verdana"/>
          <w:sz w:val="49"/>
          <w:szCs w:val="49"/>
          <w:lang w:val="en-US" w:eastAsia="en-US" w:bidi="ar-SA"/>
        </w:rPr>
        <w:t>against</w:t>
      </w:r>
      <w:r>
        <w:rPr>
          <w:rFonts w:ascii="Verdana" w:hAnsi="Verdana" w:eastAsia="Verdana" w:cs="Verdana"/>
          <w:spacing w:val="3"/>
          <w:sz w:val="49"/>
          <w:szCs w:val="49"/>
          <w:lang w:val="en-US" w:eastAsia="en-US" w:bidi="ar-SA"/>
        </w:rPr>
        <w:t xml:space="preserve"> </w:t>
      </w:r>
      <w:r>
        <w:rPr>
          <w:rFonts w:ascii="Verdana" w:hAnsi="Verdana" w:eastAsia="Verdana" w:cs="Verdana"/>
          <w:sz w:val="49"/>
          <w:szCs w:val="49"/>
          <w:lang w:val="en-US" w:eastAsia="en-US" w:bidi="ar-SA"/>
        </w:rPr>
        <w:t>the</w:t>
      </w:r>
      <w:r>
        <w:rPr>
          <w:rFonts w:ascii="Verdana" w:hAnsi="Verdana" w:eastAsia="Verdana" w:cs="Verdana"/>
          <w:spacing w:val="4"/>
          <w:sz w:val="49"/>
          <w:szCs w:val="49"/>
          <w:lang w:val="en-US" w:eastAsia="en-US" w:bidi="ar-SA"/>
        </w:rPr>
        <w:t xml:space="preserve"> </w:t>
      </w:r>
      <w:r>
        <w:rPr>
          <w:rFonts w:ascii="Verdana" w:hAnsi="Verdana" w:eastAsia="Verdana" w:cs="Verdana"/>
          <w:sz w:val="49"/>
          <w:szCs w:val="49"/>
          <w:lang w:val="en-US" w:eastAsia="en-US" w:bidi="ar-SA"/>
        </w:rPr>
        <w:t>pandemic.</w:t>
      </w:r>
    </w:p>
    <w:p>
      <w:pPr>
        <w:widowControl w:val="0"/>
        <w:autoSpaceDE w:val="0"/>
        <w:autoSpaceDN w:val="0"/>
        <w:spacing w:line="242" w:lineRule="auto"/>
        <w:jc w:val="center"/>
        <w:rPr>
          <w:rFonts w:ascii="Verdana" w:hAnsi="Verdana" w:eastAsia="Verdana" w:cs="Verdana"/>
          <w:sz w:val="22"/>
          <w:szCs w:val="22"/>
          <w:lang w:val="en-US" w:eastAsia="en-US" w:bidi="ar-SA"/>
        </w:rPr>
        <w:sectPr>
          <w:pgSz w:w="28820" w:h="16220" w:orient="landscape"/>
          <w:pgMar w:top="1520" w:right="860" w:bottom="280" w:left="2000" w:header="720" w:footer="720" w:gutter="0"/>
          <w:cols w:space="720" w:num="1"/>
        </w:sectPr>
      </w:pPr>
    </w:p>
    <w:p>
      <w:pPr>
        <w:widowControl w:val="0"/>
        <w:autoSpaceDE w:val="0"/>
        <w:autoSpaceDN w:val="0"/>
        <w:rPr>
          <w:rFonts w:ascii="Verdana" w:hAnsi="Verdana" w:eastAsia="Verdana" w:cs="Verdana"/>
          <w:sz w:val="20"/>
          <w:szCs w:val="49"/>
          <w:lang w:val="en-US" w:eastAsia="en-US" w:bidi="ar-SA"/>
        </w:rPr>
      </w:pPr>
      <w:r>
        <mc:AlternateContent>
          <mc:Choice Requires="wps">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18288000" cy="10287000"/>
                <wp:effectExtent l="0" t="0" r="0" b="0"/>
                <wp:wrapNone/>
                <wp:docPr id="18" name="Rectangles 11"/>
                <wp:cNvGraphicFramePr/>
                <a:graphic xmlns:a="http://schemas.openxmlformats.org/drawingml/2006/main">
                  <a:graphicData uri="http://schemas.microsoft.com/office/word/2010/wordprocessingShape">
                    <wps:wsp>
                      <wps:cNvSpPr/>
                      <wps:spPr>
                        <a:xfrm>
                          <a:off x="0" y="0"/>
                          <a:ext cx="18288000" cy="10287000"/>
                        </a:xfrm>
                        <a:prstGeom prst="rect">
                          <a:avLst/>
                        </a:prstGeom>
                        <a:solidFill>
                          <a:srgbClr val="000000"/>
                        </a:solidFill>
                        <a:ln>
                          <a:noFill/>
                        </a:ln>
                      </wps:spPr>
                      <wps:bodyPr upright="1"/>
                    </wps:wsp>
                  </a:graphicData>
                </a:graphic>
              </wp:anchor>
            </w:drawing>
          </mc:Choice>
          <mc:Fallback>
            <w:pict>
              <v:rect id="Rectangles 11" o:spid="_x0000_s1026" o:spt="1" style="position:absolute;left:0pt;margin-left:0pt;margin-top:0pt;height:810pt;width:1440pt;mso-position-horizontal-relative:page;mso-position-vertical-relative:page;z-index:-251644928;mso-width-relative:page;mso-height-relative:page;" fillcolor="#000000" filled="t" stroked="f" coordsize="21600,21600" o:gfxdata="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ftAgN1QAAAAcBAAAPAAAA&#10;AAAAAAEAIAAAACIAAABkcnMvZG93bnJldi54bWxQSwECFAAUAAAACACHTuJAuNyAUKYBAABoAwAA&#10;DgAAAAAAAAABACAAAAAkAQAAZHJzL2Uyb0RvYy54bWxQSwUGAAAAAAYABgBZAQAAPAUAAAAA&#10;">
                <v:fill on="t" focussize="0,0"/>
                <v:stroke on="f"/>
                <v:imagedata o:title=""/>
                <o:lock v:ext="edit" aspectratio="f"/>
              </v:rect>
            </w:pict>
          </mc:Fallback>
        </mc:AlternateContent>
      </w: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rPr>
          <w:rFonts w:ascii="Verdana" w:hAnsi="Verdana" w:eastAsia="Verdana" w:cs="Verdana"/>
          <w:sz w:val="20"/>
          <w:szCs w:val="49"/>
          <w:lang w:val="en-US" w:eastAsia="en-US" w:bidi="ar-SA"/>
        </w:rPr>
      </w:pPr>
    </w:p>
    <w:p>
      <w:pPr>
        <w:widowControl w:val="0"/>
        <w:autoSpaceDE w:val="0"/>
        <w:autoSpaceDN w:val="0"/>
        <w:spacing w:before="9"/>
        <w:rPr>
          <w:rFonts w:ascii="Verdana" w:hAnsi="Verdana" w:eastAsia="Verdana" w:cs="Verdana"/>
          <w:sz w:val="23"/>
          <w:szCs w:val="49"/>
          <w:lang w:val="en-US" w:eastAsia="en-US" w:bidi="ar-SA"/>
        </w:rPr>
      </w:pPr>
    </w:p>
    <w:p>
      <w:pPr>
        <w:widowControl w:val="0"/>
        <w:autoSpaceDE w:val="0"/>
        <w:autoSpaceDN w:val="0"/>
        <w:spacing w:before="445"/>
        <w:ind w:left="4479"/>
        <w:rPr>
          <w:rFonts w:ascii="Cambria" w:hAnsi="Verdana" w:eastAsia="Verdana" w:cs="Verdana"/>
          <w:b/>
          <w:sz w:val="260"/>
          <w:szCs w:val="22"/>
          <w:lang w:val="en-US" w:eastAsia="en-US" w:bidi="ar-SA"/>
        </w:rPr>
      </w:pPr>
      <w:r>
        <w:rPr>
          <w:rFonts w:ascii="Cambria" w:hAnsi="Verdana" w:eastAsia="Verdana" w:cs="Verdana"/>
          <w:b/>
          <w:color w:val="FFFFFF"/>
          <w:sz w:val="260"/>
          <w:szCs w:val="22"/>
          <w:lang w:val="en-US" w:eastAsia="en-US" w:bidi="ar-SA"/>
        </w:rPr>
        <w:t>Thank You!!!</w:t>
      </w:r>
    </w:p>
    <w:sectPr>
      <w:pgSz w:w="28820" w:h="16220" w:orient="landscape"/>
      <w:pgMar w:top="1520" w:right="860" w:bottom="280" w:left="20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Arial Black">
    <w:panose1 w:val="020B0A04020102020204"/>
    <w:charset w:val="00"/>
    <w:family w:val="swiss"/>
    <w:pitch w:val="default"/>
    <w:sig w:usb0="A00002AF" w:usb1="400078FB" w:usb2="00000000" w:usb3="00000000" w:csb0="6000009F" w:csb1="DFD7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504020202020204"/>
    <w:charset w:val="00"/>
    <w:family w:val="swiss"/>
    <w:pitch w:val="default"/>
    <w:sig w:usb0="00000000" w:usb1="00000000" w:usb2="00000000" w:usb3="00000000" w:csb0="00000001" w:csb1="00000000"/>
  </w:font>
  <w:font w:name="Trebuchet MS">
    <w:panose1 w:val="020B0603020202020204"/>
    <w:charset w:val="00"/>
    <w:family w:val="swiss"/>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0000001"/>
    <w:multiLevelType w:val="multilevel"/>
    <w:tmpl w:val="000000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0000002"/>
    <w:multiLevelType w:val="multilevel"/>
    <w:tmpl w:val="000000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0000007"/>
    <w:multiLevelType w:val="multilevel"/>
    <w:tmpl w:val="000000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00C35566"/>
    <w:multiLevelType w:val="multilevel"/>
    <w:tmpl w:val="00C355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4601EDC"/>
    <w:multiLevelType w:val="multilevel"/>
    <w:tmpl w:val="24601EDC"/>
    <w:lvl w:ilvl="0" w:tentative="0">
      <w:start w:val="5"/>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1116D22"/>
    <w:multiLevelType w:val="multilevel"/>
    <w:tmpl w:val="71116D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332211E"/>
    <w:multiLevelType w:val="multilevel"/>
    <w:tmpl w:val="7332211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4EF4569"/>
    <w:multiLevelType w:val="multilevel"/>
    <w:tmpl w:val="74EF45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7F65AD6"/>
    <w:multiLevelType w:val="multilevel"/>
    <w:tmpl w:val="77F65AD6"/>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7A5D14FF"/>
    <w:multiLevelType w:val="multilevel"/>
    <w:tmpl w:val="7A5D14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2"/>
  </w:num>
  <w:num w:numId="3">
    <w:abstractNumId w:val="3"/>
  </w:num>
  <w:num w:numId="4">
    <w:abstractNumId w:val="1"/>
  </w:num>
  <w:num w:numId="5">
    <w:abstractNumId w:val="6"/>
  </w:num>
  <w:num w:numId="6">
    <w:abstractNumId w:val="9"/>
  </w:num>
  <w:num w:numId="7">
    <w:abstractNumId w:val="10"/>
  </w:num>
  <w:num w:numId="8">
    <w:abstractNumId w:val="5"/>
  </w:num>
  <w:num w:numId="9">
    <w:abstractNumId w:val="7"/>
  </w:num>
  <w:num w:numId="10">
    <w:abstractNumId w:val="8"/>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241E1"/>
    <w:rsid w:val="000C0DD7"/>
    <w:rsid w:val="000D3726"/>
    <w:rsid w:val="00103228"/>
    <w:rsid w:val="0017518D"/>
    <w:rsid w:val="001E12C2"/>
    <w:rsid w:val="00347ABB"/>
    <w:rsid w:val="003664E8"/>
    <w:rsid w:val="00481730"/>
    <w:rsid w:val="004D6D0D"/>
    <w:rsid w:val="00581F53"/>
    <w:rsid w:val="00597861"/>
    <w:rsid w:val="005E2BF1"/>
    <w:rsid w:val="00613D25"/>
    <w:rsid w:val="008B4D45"/>
    <w:rsid w:val="008F62B7"/>
    <w:rsid w:val="009631F6"/>
    <w:rsid w:val="00A77B3E"/>
    <w:rsid w:val="00B54585"/>
    <w:rsid w:val="00C142B1"/>
    <w:rsid w:val="00CA2A55"/>
    <w:rsid w:val="00D1292C"/>
    <w:rsid w:val="00D730C7"/>
    <w:rsid w:val="00E044EB"/>
    <w:rsid w:val="00E84958"/>
    <w:rsid w:val="00EE4555"/>
    <w:rsid w:val="00EF597D"/>
    <w:rsid w:val="00F0336B"/>
    <w:rsid w:val="00F457EF"/>
    <w:rsid w:val="0ADC71CC"/>
    <w:rsid w:val="13175C90"/>
    <w:rsid w:val="1FD940B0"/>
    <w:rsid w:val="388714B6"/>
    <w:rsid w:val="69C02B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9" w:semiHidden="0" w:name="heading 2"/>
    <w:lsdException w:qFormat="1" w:uiPriority="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1"/>
    <w:pPr>
      <w:widowControl w:val="0"/>
      <w:autoSpaceDE w:val="0"/>
      <w:autoSpaceDN w:val="0"/>
      <w:spacing w:before="153"/>
      <w:ind w:left="284"/>
      <w:outlineLvl w:val="0"/>
    </w:pPr>
    <w:rPr>
      <w:rFonts w:ascii="Tahoma" w:hAnsi="Tahoma" w:eastAsia="Tahoma" w:cs="Tahoma"/>
      <w:b/>
      <w:bCs/>
      <w:sz w:val="58"/>
      <w:szCs w:val="58"/>
      <w:lang w:val="en-US" w:eastAsia="en-US" w:bidi="ar-SA"/>
    </w:rPr>
  </w:style>
  <w:style w:type="paragraph" w:styleId="3">
    <w:name w:val="heading 2"/>
    <w:basedOn w:val="1"/>
    <w:next w:val="1"/>
    <w:link w:val="13"/>
    <w:qFormat/>
    <w:uiPriority w:val="9"/>
    <w:pPr>
      <w:keepNext/>
      <w:keepLines/>
      <w:spacing w:before="200" w:line="276" w:lineRule="auto"/>
      <w:outlineLvl w:val="1"/>
    </w:pPr>
    <w:rPr>
      <w:rFonts w:ascii="Cambria" w:hAnsi="Cambria" w:eastAsia="SimSun" w:cs="SimSun"/>
      <w:b/>
      <w:bCs/>
      <w:color w:val="4F81BD"/>
      <w:sz w:val="26"/>
      <w:szCs w:val="26"/>
      <w:lang w:val="en-US" w:eastAsia="en-US" w:bidi="ar-SA"/>
    </w:rPr>
  </w:style>
  <w:style w:type="paragraph" w:styleId="4">
    <w:name w:val="heading 4"/>
    <w:basedOn w:val="1"/>
    <w:next w:val="1"/>
    <w:link w:val="14"/>
    <w:qFormat/>
    <w:uiPriority w:val="9"/>
    <w:pPr>
      <w:keepNext/>
      <w:keepLines/>
      <w:spacing w:before="200" w:line="276" w:lineRule="auto"/>
      <w:outlineLvl w:val="3"/>
    </w:pPr>
    <w:rPr>
      <w:rFonts w:ascii="Cambria" w:hAnsi="Cambria" w:eastAsia="SimSun" w:cs="SimSun"/>
      <w:b/>
      <w:bCs/>
      <w:i/>
      <w:iCs/>
      <w:color w:val="4F81BD"/>
      <w:sz w:val="22"/>
      <w:szCs w:val="22"/>
      <w:lang w:val="en-US" w:eastAsia="en-US" w:bidi="ar-SA"/>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pPr>
      <w:widowControl w:val="0"/>
      <w:autoSpaceDE w:val="0"/>
      <w:autoSpaceDN w:val="0"/>
    </w:pPr>
    <w:rPr>
      <w:rFonts w:ascii="Verdana" w:hAnsi="Verdana" w:eastAsia="Verdana" w:cs="Verdana"/>
      <w:sz w:val="49"/>
      <w:szCs w:val="49"/>
      <w:lang w:val="en-US" w:eastAsia="en-US" w:bidi="ar-SA"/>
    </w:rPr>
  </w:style>
  <w:style w:type="character" w:styleId="8">
    <w:name w:val="Emphasis"/>
    <w:basedOn w:val="5"/>
    <w:qFormat/>
    <w:uiPriority w:val="20"/>
    <w:rPr>
      <w:i/>
      <w:iCs/>
    </w:rPr>
  </w:style>
  <w:style w:type="paragraph" w:styleId="9">
    <w:name w:val="HTML Preformatted"/>
    <w:basedOn w:val="1"/>
    <w:link w:val="15"/>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bidi="ar-SA"/>
    </w:rPr>
  </w:style>
  <w:style w:type="character" w:styleId="10">
    <w:name w:val="Hyperlink"/>
    <w:basedOn w:val="5"/>
    <w:qFormat/>
    <w:uiPriority w:val="99"/>
    <w:rPr>
      <w:color w:val="0000FF"/>
      <w:u w:val="single"/>
    </w:rPr>
  </w:style>
  <w:style w:type="paragraph" w:styleId="11">
    <w:name w:val="Normal (Web)"/>
    <w:basedOn w:val="1"/>
    <w:qFormat/>
    <w:uiPriority w:val="99"/>
    <w:pPr>
      <w:spacing w:before="100" w:beforeAutospacing="1" w:after="100" w:afterAutospacing="1"/>
    </w:pPr>
    <w:rPr>
      <w:lang w:val="en-US" w:eastAsia="en-US" w:bidi="ar-SA"/>
    </w:rPr>
  </w:style>
  <w:style w:type="character" w:styleId="12">
    <w:name w:val="Strong"/>
    <w:basedOn w:val="5"/>
    <w:qFormat/>
    <w:uiPriority w:val="22"/>
    <w:rPr>
      <w:b/>
      <w:bCs/>
    </w:rPr>
  </w:style>
  <w:style w:type="character" w:customStyle="1" w:styleId="13">
    <w:name w:val="Heading 2 Char_d81835ad-6db9-4981-b2c0-7da6945110ed"/>
    <w:basedOn w:val="5"/>
    <w:link w:val="3"/>
    <w:qFormat/>
    <w:uiPriority w:val="9"/>
    <w:rPr>
      <w:rFonts w:ascii="Cambria" w:hAnsi="Cambria" w:eastAsia="SimSun" w:cs="SimSun"/>
      <w:b/>
      <w:bCs/>
      <w:color w:val="4F81BD"/>
      <w:sz w:val="26"/>
      <w:szCs w:val="26"/>
    </w:rPr>
  </w:style>
  <w:style w:type="character" w:customStyle="1" w:styleId="14">
    <w:name w:val="Heading 4 Char_d87816db-701b-40ac-831c-42ff04199507"/>
    <w:basedOn w:val="5"/>
    <w:link w:val="4"/>
    <w:qFormat/>
    <w:uiPriority w:val="9"/>
    <w:rPr>
      <w:rFonts w:ascii="Cambria" w:hAnsi="Cambria" w:eastAsia="SimSun" w:cs="SimSun"/>
      <w:b/>
      <w:bCs/>
      <w:i/>
      <w:iCs/>
      <w:color w:val="4F81BD"/>
    </w:rPr>
  </w:style>
  <w:style w:type="character" w:customStyle="1" w:styleId="15">
    <w:name w:val="HTML Preformatted Char"/>
    <w:basedOn w:val="5"/>
    <w:link w:val="9"/>
    <w:uiPriority w:val="99"/>
    <w:rPr>
      <w:rFonts w:ascii="Courier New" w:hAnsi="Courier New" w:cs="Courier New"/>
    </w:rPr>
  </w:style>
  <w:style w:type="paragraph" w:styleId="16">
    <w:name w:val="List Paragraph"/>
    <w:basedOn w:val="1"/>
    <w:qFormat/>
    <w:uiPriority w:val="34"/>
    <w:pPr>
      <w:spacing w:after="200" w:line="276" w:lineRule="auto"/>
      <w:ind w:left="720"/>
      <w:contextualSpacing/>
    </w:pPr>
    <w:rPr>
      <w:rFonts w:ascii="Calibri" w:hAnsi="Calibri" w:eastAsia="Calibri"/>
      <w:sz w:val="22"/>
      <w:szCs w:val="22"/>
      <w:lang w:val="en-US" w:eastAsia="en-US" w:bidi="ar-SA"/>
    </w:rPr>
  </w:style>
  <w:style w:type="character" w:customStyle="1" w:styleId="17">
    <w:name w:val="n"/>
    <w:basedOn w:val="5"/>
    <w:qFormat/>
    <w:uiPriority w:val="0"/>
  </w:style>
  <w:style w:type="character" w:customStyle="1" w:styleId="18">
    <w:name w:val="o"/>
    <w:basedOn w:val="5"/>
    <w:qFormat/>
    <w:uiPriority w:val="0"/>
  </w:style>
  <w:style w:type="character" w:customStyle="1" w:styleId="19">
    <w:name w:val="p"/>
    <w:basedOn w:val="5"/>
    <w:uiPriority w:val="0"/>
  </w:style>
  <w:style w:type="character" w:customStyle="1" w:styleId="20">
    <w:name w:val="s1"/>
    <w:basedOn w:val="5"/>
    <w:uiPriority w:val="0"/>
  </w:style>
  <w:style w:type="character" w:customStyle="1" w:styleId="21">
    <w:name w:val="k"/>
    <w:basedOn w:val="5"/>
    <w:qFormat/>
    <w:uiPriority w:val="0"/>
  </w:style>
  <w:style w:type="character" w:customStyle="1" w:styleId="22">
    <w:name w:val="nf"/>
    <w:basedOn w:val="5"/>
    <w:qFormat/>
    <w:uiPriority w:val="0"/>
  </w:style>
  <w:style w:type="character" w:customStyle="1" w:styleId="23">
    <w:name w:val="kc"/>
    <w:basedOn w:val="5"/>
    <w:qFormat/>
    <w:uiPriority w:val="0"/>
  </w:style>
  <w:style w:type="character" w:customStyle="1" w:styleId="24">
    <w:name w:val="s2"/>
    <w:basedOn w:val="5"/>
    <w:uiPriority w:val="0"/>
  </w:style>
  <w:style w:type="character" w:customStyle="1" w:styleId="25">
    <w:name w:val="mi"/>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8</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2023-10-11T16:43:00Z</dcterms:created>
  <dc:creator>Admin</dc:creator>
  <cp:lastModifiedBy>Maha Lakshmi</cp:lastModifiedBy>
  <dcterms:modified xsi:type="dcterms:W3CDTF">2023-10-11T18:00:31Z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E09613BF2906446C90A03FAD884EF9FF</vt:lpwstr>
  </property>
</Properties>
</file>